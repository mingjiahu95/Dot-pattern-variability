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7428A3" w14:textId="77777777" w:rsidR="00A34C00" w:rsidRPr="00A33701" w:rsidRDefault="00A34C00" w:rsidP="00A34C00">
      <w:pPr>
        <w:spacing w:line="480" w:lineRule="auto"/>
        <w:contextualSpacing/>
        <w:jc w:val="center"/>
        <w:rPr>
          <w:sz w:val="28"/>
          <w:szCs w:val="28"/>
        </w:rPr>
      </w:pPr>
      <w:r w:rsidRPr="00A33701">
        <w:rPr>
          <w:sz w:val="28"/>
          <w:szCs w:val="28"/>
        </w:rPr>
        <w:t>Technical Report:</w:t>
      </w:r>
    </w:p>
    <w:p w14:paraId="0047B49C" w14:textId="77777777" w:rsidR="00A34C00" w:rsidRPr="00A33701" w:rsidRDefault="00A34C00" w:rsidP="00A34C00">
      <w:pPr>
        <w:spacing w:line="480" w:lineRule="auto"/>
        <w:contextualSpacing/>
        <w:jc w:val="center"/>
        <w:rPr>
          <w:sz w:val="28"/>
          <w:szCs w:val="28"/>
        </w:rPr>
      </w:pPr>
    </w:p>
    <w:p w14:paraId="59E86B69" w14:textId="77777777" w:rsidR="00A33701" w:rsidRDefault="00A33701" w:rsidP="00A34C00">
      <w:pPr>
        <w:spacing w:line="480" w:lineRule="auto"/>
        <w:ind w:left="720"/>
        <w:jc w:val="center"/>
        <w:rPr>
          <w:sz w:val="28"/>
          <w:szCs w:val="28"/>
        </w:rPr>
      </w:pPr>
    </w:p>
    <w:p w14:paraId="446D7177" w14:textId="77777777" w:rsidR="00A33701" w:rsidRDefault="00A33701" w:rsidP="00A34C00">
      <w:pPr>
        <w:spacing w:line="480" w:lineRule="auto"/>
        <w:ind w:left="720"/>
        <w:jc w:val="center"/>
        <w:rPr>
          <w:sz w:val="28"/>
          <w:szCs w:val="28"/>
        </w:rPr>
      </w:pPr>
    </w:p>
    <w:p w14:paraId="35A6ADAF" w14:textId="77777777" w:rsidR="00A33701" w:rsidRDefault="00A33701" w:rsidP="00A34C00">
      <w:pPr>
        <w:spacing w:line="480" w:lineRule="auto"/>
        <w:ind w:left="720"/>
        <w:jc w:val="center"/>
        <w:rPr>
          <w:sz w:val="28"/>
          <w:szCs w:val="28"/>
        </w:rPr>
      </w:pPr>
    </w:p>
    <w:p w14:paraId="5661E90A" w14:textId="77777777" w:rsidR="00A34C00" w:rsidRPr="00A33701" w:rsidRDefault="00A34C00" w:rsidP="00A34C00">
      <w:pPr>
        <w:spacing w:line="480" w:lineRule="auto"/>
        <w:ind w:left="720"/>
        <w:jc w:val="center"/>
        <w:rPr>
          <w:sz w:val="28"/>
          <w:szCs w:val="28"/>
        </w:rPr>
      </w:pPr>
      <w:r w:rsidRPr="00A33701">
        <w:rPr>
          <w:sz w:val="28"/>
          <w:szCs w:val="28"/>
        </w:rPr>
        <w:t>Formal Modeling of the Effects of Training Variability</w:t>
      </w:r>
    </w:p>
    <w:p w14:paraId="05361601" w14:textId="77777777" w:rsidR="0057721E" w:rsidRPr="00A33701" w:rsidRDefault="00A34C00" w:rsidP="00A34C00">
      <w:pPr>
        <w:spacing w:line="480" w:lineRule="auto"/>
        <w:ind w:left="720"/>
        <w:jc w:val="center"/>
        <w:rPr>
          <w:sz w:val="28"/>
          <w:szCs w:val="28"/>
        </w:rPr>
      </w:pPr>
      <w:r w:rsidRPr="00A33701">
        <w:rPr>
          <w:sz w:val="28"/>
          <w:szCs w:val="28"/>
        </w:rPr>
        <w:t>on Classification Learning and G</w:t>
      </w:r>
      <w:r w:rsidR="00856008" w:rsidRPr="00A33701">
        <w:rPr>
          <w:sz w:val="28"/>
          <w:szCs w:val="28"/>
        </w:rPr>
        <w:t>eneralization</w:t>
      </w:r>
    </w:p>
    <w:p w14:paraId="06F6D106" w14:textId="77777777" w:rsidR="00A34C00" w:rsidRPr="00A33701" w:rsidRDefault="00A34C00" w:rsidP="00A34C00">
      <w:pPr>
        <w:spacing w:line="480" w:lineRule="auto"/>
        <w:contextualSpacing/>
        <w:jc w:val="center"/>
        <w:rPr>
          <w:sz w:val="28"/>
          <w:szCs w:val="28"/>
        </w:rPr>
      </w:pPr>
    </w:p>
    <w:p w14:paraId="45BD908C" w14:textId="77777777" w:rsidR="00A34C00" w:rsidRPr="00A33701" w:rsidRDefault="00A34C00" w:rsidP="00A34C00">
      <w:pPr>
        <w:spacing w:line="480" w:lineRule="auto"/>
        <w:contextualSpacing/>
        <w:jc w:val="center"/>
        <w:rPr>
          <w:sz w:val="28"/>
          <w:szCs w:val="28"/>
        </w:rPr>
      </w:pPr>
    </w:p>
    <w:p w14:paraId="145F1BA3" w14:textId="77777777" w:rsidR="00A34C00" w:rsidRPr="00A33701" w:rsidRDefault="00A34C00" w:rsidP="00A34C00">
      <w:pPr>
        <w:spacing w:line="480" w:lineRule="auto"/>
        <w:contextualSpacing/>
        <w:jc w:val="center"/>
        <w:rPr>
          <w:sz w:val="28"/>
          <w:szCs w:val="28"/>
        </w:rPr>
      </w:pPr>
      <w:r w:rsidRPr="00A33701">
        <w:rPr>
          <w:sz w:val="28"/>
          <w:szCs w:val="28"/>
        </w:rPr>
        <w:t>Mingjia Hu, Robert M. Nosofsky</w:t>
      </w:r>
    </w:p>
    <w:p w14:paraId="1FB3E85A" w14:textId="77777777" w:rsidR="00A34C00" w:rsidRDefault="00A34C00" w:rsidP="00A34C00">
      <w:pPr>
        <w:spacing w:line="480" w:lineRule="auto"/>
        <w:contextualSpacing/>
        <w:jc w:val="center"/>
      </w:pPr>
    </w:p>
    <w:p w14:paraId="53E577A5" w14:textId="77777777" w:rsidR="00A34C00" w:rsidRDefault="00A34C00" w:rsidP="00A34C00">
      <w:pPr>
        <w:spacing w:line="480" w:lineRule="auto"/>
        <w:contextualSpacing/>
      </w:pPr>
      <w:r>
        <w:tab/>
      </w:r>
      <w:r>
        <w:tab/>
      </w:r>
      <w:r>
        <w:tab/>
      </w:r>
      <w:r>
        <w:tab/>
      </w:r>
    </w:p>
    <w:p w14:paraId="252BE290" w14:textId="77777777" w:rsidR="00A34C00" w:rsidRDefault="00A34C00">
      <w:pPr>
        <w:rPr>
          <w:rFonts w:ascii="Times New Roman" w:hAnsi="Times New Roman" w:cs="Times New Roman"/>
          <w:sz w:val="24"/>
          <w:szCs w:val="24"/>
        </w:rPr>
      </w:pPr>
    </w:p>
    <w:p w14:paraId="1F9F7E30" w14:textId="77777777" w:rsidR="00A34C00" w:rsidRDefault="00A34C00">
      <w:pPr>
        <w:rPr>
          <w:rFonts w:ascii="Times New Roman" w:hAnsi="Times New Roman" w:cs="Times New Roman"/>
          <w:sz w:val="24"/>
          <w:szCs w:val="24"/>
        </w:rPr>
      </w:pPr>
      <w:r>
        <w:rPr>
          <w:rFonts w:ascii="Times New Roman" w:hAnsi="Times New Roman" w:cs="Times New Roman"/>
          <w:sz w:val="24"/>
          <w:szCs w:val="24"/>
        </w:rPr>
        <w:br w:type="page"/>
      </w:r>
    </w:p>
    <w:p w14:paraId="44B8C30A" w14:textId="77777777" w:rsidR="004F3AB6" w:rsidRDefault="00490B6E" w:rsidP="00A34C00">
      <w:pPr>
        <w:spacing w:line="480" w:lineRule="auto"/>
        <w:ind w:firstLine="720"/>
        <w:rPr>
          <w:rFonts w:ascii="Times New Roman" w:hAnsi="Times New Roman" w:cs="Times New Roman"/>
          <w:color w:val="000000"/>
          <w:sz w:val="24"/>
          <w:szCs w:val="24"/>
        </w:rPr>
      </w:pPr>
      <w:r w:rsidRPr="00C41F1E">
        <w:rPr>
          <w:rFonts w:ascii="Times New Roman" w:hAnsi="Times New Roman" w:cs="Times New Roman"/>
          <w:sz w:val="24"/>
          <w:szCs w:val="24"/>
        </w:rPr>
        <w:lastRenderedPageBreak/>
        <w:t xml:space="preserve">The main purpose of this experiment is to study the </w:t>
      </w:r>
      <w:r w:rsidRPr="00C41F1E">
        <w:rPr>
          <w:rFonts w:ascii="Times New Roman" w:hAnsi="Times New Roman" w:cs="Times New Roman"/>
          <w:color w:val="000000"/>
          <w:sz w:val="24"/>
          <w:szCs w:val="24"/>
        </w:rPr>
        <w:t xml:space="preserve">effect of training-pattern variability on classification learning and generalization in the dot-pattern paradigm. </w:t>
      </w:r>
      <w:r w:rsidR="00C41F1E" w:rsidRPr="00C41F1E">
        <w:rPr>
          <w:rFonts w:ascii="Times New Roman" w:hAnsi="Times New Roman" w:cs="Times New Roman"/>
          <w:color w:val="000000"/>
          <w:sz w:val="24"/>
          <w:szCs w:val="24"/>
        </w:rPr>
        <w:t>In our experiments</w:t>
      </w:r>
      <w:r w:rsidR="00F67F20" w:rsidRPr="00C41F1E">
        <w:rPr>
          <w:rFonts w:ascii="Times New Roman" w:hAnsi="Times New Roman" w:cs="Times New Roman"/>
          <w:color w:val="000000"/>
          <w:sz w:val="24"/>
          <w:szCs w:val="24"/>
        </w:rPr>
        <w:t xml:space="preserve">, subjects </w:t>
      </w:r>
      <w:r w:rsidR="004F3AB6">
        <w:rPr>
          <w:rFonts w:ascii="Times New Roman" w:hAnsi="Times New Roman" w:cs="Times New Roman"/>
          <w:color w:val="000000"/>
          <w:sz w:val="24"/>
          <w:szCs w:val="24"/>
        </w:rPr>
        <w:t>were first trained</w:t>
      </w:r>
      <w:r w:rsidR="00F67F20" w:rsidRPr="00C41F1E">
        <w:rPr>
          <w:rFonts w:ascii="Times New Roman" w:hAnsi="Times New Roman" w:cs="Times New Roman"/>
          <w:color w:val="000000"/>
          <w:sz w:val="24"/>
          <w:szCs w:val="24"/>
        </w:rPr>
        <w:t xml:space="preserve"> to classify a set of training patterns into </w:t>
      </w:r>
      <w:r w:rsidR="00C41F1E" w:rsidRPr="00C41F1E">
        <w:rPr>
          <w:rFonts w:ascii="Times New Roman" w:hAnsi="Times New Roman" w:cs="Times New Roman"/>
          <w:color w:val="000000"/>
          <w:sz w:val="24"/>
          <w:szCs w:val="24"/>
        </w:rPr>
        <w:t>three categories, and then tested on selected novel patterns as well as a subset of training patterns</w:t>
      </w:r>
      <w:r w:rsidR="00F67F20" w:rsidRPr="00C41F1E">
        <w:rPr>
          <w:rFonts w:ascii="Times New Roman" w:hAnsi="Times New Roman" w:cs="Times New Roman"/>
          <w:color w:val="000000"/>
          <w:sz w:val="24"/>
          <w:szCs w:val="24"/>
        </w:rPr>
        <w:t>.</w:t>
      </w:r>
      <w:r w:rsidR="00C41F1E" w:rsidRPr="00C41F1E">
        <w:rPr>
          <w:rFonts w:ascii="Times New Roman" w:hAnsi="Times New Roman" w:cs="Times New Roman"/>
          <w:color w:val="000000"/>
          <w:sz w:val="24"/>
          <w:szCs w:val="24"/>
        </w:rPr>
        <w:t xml:space="preserve"> </w:t>
      </w:r>
      <w:r w:rsidR="004A67C4" w:rsidRPr="002F71F5">
        <w:rPr>
          <w:rFonts w:ascii="Times New Roman" w:eastAsia="Times New Roman" w:hAnsi="Times New Roman" w:cs="Times New Roman"/>
          <w:color w:val="000000"/>
          <w:sz w:val="24"/>
          <w:szCs w:val="24"/>
        </w:rPr>
        <w:t xml:space="preserve">The same </w:t>
      </w:r>
      <w:r w:rsidR="004A67C4">
        <w:rPr>
          <w:rFonts w:ascii="Times New Roman" w:eastAsia="Times New Roman" w:hAnsi="Times New Roman" w:cs="Times New Roman"/>
          <w:color w:val="000000"/>
          <w:sz w:val="24"/>
          <w:szCs w:val="24"/>
        </w:rPr>
        <w:t>set of</w:t>
      </w:r>
      <w:r w:rsidR="004A67C4" w:rsidRPr="002F71F5">
        <w:rPr>
          <w:rFonts w:ascii="Times New Roman" w:eastAsia="Times New Roman" w:hAnsi="Times New Roman" w:cs="Times New Roman"/>
          <w:color w:val="000000"/>
          <w:sz w:val="24"/>
          <w:szCs w:val="24"/>
        </w:rPr>
        <w:t xml:space="preserve"> </w:t>
      </w:r>
      <w:r w:rsidR="004A67C4">
        <w:rPr>
          <w:rFonts w:ascii="Times New Roman" w:eastAsia="Times New Roman" w:hAnsi="Times New Roman" w:cs="Times New Roman"/>
          <w:color w:val="000000"/>
          <w:sz w:val="24"/>
          <w:szCs w:val="24"/>
        </w:rPr>
        <w:t>training</w:t>
      </w:r>
      <w:r w:rsidR="004A67C4" w:rsidRPr="002F71F5">
        <w:rPr>
          <w:rFonts w:ascii="Times New Roman" w:eastAsia="Times New Roman" w:hAnsi="Times New Roman" w:cs="Times New Roman"/>
          <w:color w:val="000000"/>
          <w:sz w:val="24"/>
          <w:szCs w:val="24"/>
        </w:rPr>
        <w:t xml:space="preserve"> patterns were repeated across the </w:t>
      </w:r>
      <w:r w:rsidR="004A67C4">
        <w:rPr>
          <w:rFonts w:ascii="Times New Roman" w:eastAsia="Times New Roman" w:hAnsi="Times New Roman" w:cs="Times New Roman"/>
          <w:color w:val="000000"/>
          <w:sz w:val="24"/>
          <w:szCs w:val="24"/>
        </w:rPr>
        <w:t>10 training</w:t>
      </w:r>
      <w:r w:rsidR="004A67C4" w:rsidRPr="002F71F5">
        <w:rPr>
          <w:rFonts w:ascii="Times New Roman" w:eastAsia="Times New Roman" w:hAnsi="Times New Roman" w:cs="Times New Roman"/>
          <w:color w:val="000000"/>
          <w:sz w:val="24"/>
          <w:szCs w:val="24"/>
        </w:rPr>
        <w:t xml:space="preserve"> blocks with the order of presentation randomized within each block.</w:t>
      </w:r>
      <w:r w:rsidR="004A67C4">
        <w:rPr>
          <w:rFonts w:ascii="Times New Roman" w:eastAsia="Times New Roman" w:hAnsi="Times New Roman" w:cs="Times New Roman"/>
          <w:color w:val="000000"/>
          <w:sz w:val="24"/>
          <w:szCs w:val="24"/>
        </w:rPr>
        <w:t xml:space="preserve"> </w:t>
      </w:r>
    </w:p>
    <w:p w14:paraId="7F1F3B08" w14:textId="77777777" w:rsidR="008B526C" w:rsidRDefault="00C41F1E" w:rsidP="00A34C00">
      <w:pPr>
        <w:spacing w:line="480" w:lineRule="auto"/>
        <w:ind w:firstLine="720"/>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There are </w:t>
      </w:r>
      <w:r w:rsidR="00A33701">
        <w:rPr>
          <w:rFonts w:ascii="Times New Roman" w:hAnsi="Times New Roman" w:cs="Times New Roman"/>
          <w:sz w:val="24"/>
          <w:szCs w:val="24"/>
        </w:rPr>
        <w:t>four</w:t>
      </w:r>
      <w:r w:rsidR="0098488B">
        <w:rPr>
          <w:rFonts w:ascii="Times New Roman" w:hAnsi="Times New Roman" w:cs="Times New Roman"/>
          <w:sz w:val="24"/>
          <w:szCs w:val="24"/>
        </w:rPr>
        <w:t xml:space="preserve"> </w:t>
      </w:r>
      <w:r>
        <w:rPr>
          <w:rFonts w:ascii="Times New Roman" w:hAnsi="Times New Roman" w:cs="Times New Roman"/>
          <w:sz w:val="24"/>
          <w:szCs w:val="24"/>
        </w:rPr>
        <w:t xml:space="preserve">between-subject conditions </w:t>
      </w:r>
      <w:r w:rsidR="0098488B">
        <w:rPr>
          <w:rFonts w:ascii="Times New Roman" w:hAnsi="Times New Roman" w:cs="Times New Roman"/>
          <w:sz w:val="24"/>
          <w:szCs w:val="24"/>
        </w:rPr>
        <w:t xml:space="preserve">that </w:t>
      </w:r>
      <w:r>
        <w:rPr>
          <w:rFonts w:ascii="Times New Roman" w:hAnsi="Times New Roman" w:cs="Times New Roman"/>
          <w:sz w:val="24"/>
          <w:szCs w:val="24"/>
        </w:rPr>
        <w:t xml:space="preserve">differ in terms of the variability of the training patterns. </w:t>
      </w:r>
      <w:r w:rsidR="00B849A7">
        <w:rPr>
          <w:rFonts w:ascii="Times New Roman" w:hAnsi="Times New Roman" w:cs="Times New Roman"/>
          <w:sz w:val="24"/>
          <w:szCs w:val="24"/>
        </w:rPr>
        <w:t xml:space="preserve">In </w:t>
      </w:r>
      <w:del w:id="0" w:author="mingjia hu" w:date="2023-02-27T12:56:00Z">
        <w:r w:rsidR="00B849A7" w:rsidDel="001F4DAB">
          <w:rPr>
            <w:rFonts w:ascii="Times New Roman" w:hAnsi="Times New Roman" w:cs="Times New Roman"/>
            <w:sz w:val="24"/>
            <w:szCs w:val="24"/>
          </w:rPr>
          <w:delText xml:space="preserve">all </w:delText>
        </w:r>
      </w:del>
      <w:ins w:id="1" w:author="mingjia hu" w:date="2023-02-27T12:56:00Z">
        <w:r w:rsidR="001F4DAB">
          <w:rPr>
            <w:rFonts w:ascii="Times New Roman" w:hAnsi="Times New Roman" w:cs="Times New Roman"/>
            <w:sz w:val="24"/>
            <w:szCs w:val="24"/>
          </w:rPr>
          <w:t xml:space="preserve">each </w:t>
        </w:r>
      </w:ins>
      <w:r w:rsidR="00B849A7">
        <w:rPr>
          <w:rFonts w:ascii="Times New Roman" w:hAnsi="Times New Roman" w:cs="Times New Roman"/>
          <w:sz w:val="24"/>
          <w:szCs w:val="24"/>
        </w:rPr>
        <w:t>condition</w:t>
      </w:r>
      <w:del w:id="2" w:author="mingjia hu" w:date="2023-02-27T12:56:00Z">
        <w:r w:rsidR="00B849A7" w:rsidDel="001F4DAB">
          <w:rPr>
            <w:rFonts w:ascii="Times New Roman" w:hAnsi="Times New Roman" w:cs="Times New Roman"/>
            <w:sz w:val="24"/>
            <w:szCs w:val="24"/>
          </w:rPr>
          <w:delText>s</w:delText>
        </w:r>
      </w:del>
      <w:r w:rsidR="00B849A7">
        <w:rPr>
          <w:rFonts w:ascii="Times New Roman" w:hAnsi="Times New Roman" w:cs="Times New Roman"/>
          <w:sz w:val="24"/>
          <w:szCs w:val="24"/>
        </w:rPr>
        <w:t xml:space="preserve">, 9 </w:t>
      </w:r>
      <w:r w:rsidR="004F3AB6">
        <w:rPr>
          <w:rFonts w:ascii="Times New Roman" w:hAnsi="Times New Roman" w:cs="Times New Roman"/>
          <w:sz w:val="24"/>
          <w:szCs w:val="24"/>
        </w:rPr>
        <w:t xml:space="preserve">unique </w:t>
      </w:r>
      <w:r w:rsidR="00B849A7">
        <w:rPr>
          <w:rFonts w:ascii="Times New Roman" w:hAnsi="Times New Roman" w:cs="Times New Roman"/>
          <w:sz w:val="24"/>
          <w:szCs w:val="24"/>
        </w:rPr>
        <w:t xml:space="preserve">training patterns were generated around </w:t>
      </w:r>
      <w:r w:rsidR="004A67C4">
        <w:rPr>
          <w:rFonts w:ascii="Times New Roman" w:hAnsi="Times New Roman" w:cs="Times New Roman"/>
          <w:sz w:val="24"/>
          <w:szCs w:val="24"/>
        </w:rPr>
        <w:t>each of the three category</w:t>
      </w:r>
      <w:r w:rsidR="00B849A7">
        <w:rPr>
          <w:rFonts w:ascii="Times New Roman" w:hAnsi="Times New Roman" w:cs="Times New Roman"/>
          <w:sz w:val="24"/>
          <w:szCs w:val="24"/>
        </w:rPr>
        <w:t xml:space="preserve"> prototype</w:t>
      </w:r>
      <w:r w:rsidR="004A67C4">
        <w:rPr>
          <w:rFonts w:ascii="Times New Roman" w:hAnsi="Times New Roman" w:cs="Times New Roman"/>
          <w:sz w:val="24"/>
          <w:szCs w:val="24"/>
        </w:rPr>
        <w:t>s</w:t>
      </w:r>
      <w:r w:rsidR="00B849A7">
        <w:rPr>
          <w:rFonts w:ascii="Times New Roman" w:hAnsi="Times New Roman" w:cs="Times New Roman"/>
          <w:sz w:val="24"/>
          <w:szCs w:val="24"/>
        </w:rPr>
        <w:t xml:space="preserve"> that </w:t>
      </w:r>
      <w:r w:rsidR="004A67C4">
        <w:rPr>
          <w:rFonts w:ascii="Times New Roman" w:hAnsi="Times New Roman" w:cs="Times New Roman"/>
          <w:sz w:val="24"/>
          <w:szCs w:val="24"/>
        </w:rPr>
        <w:t>are</w:t>
      </w:r>
      <w:r w:rsidR="00B849A7">
        <w:rPr>
          <w:rFonts w:ascii="Times New Roman" w:hAnsi="Times New Roman" w:cs="Times New Roman"/>
          <w:sz w:val="24"/>
          <w:szCs w:val="24"/>
        </w:rPr>
        <w:t xml:space="preserve"> </w:t>
      </w:r>
      <w:r w:rsidR="008B526C">
        <w:rPr>
          <w:rFonts w:ascii="Times New Roman" w:hAnsi="Times New Roman" w:cs="Times New Roman"/>
          <w:sz w:val="24"/>
          <w:szCs w:val="24"/>
        </w:rPr>
        <w:t xml:space="preserve">pre-defined and </w:t>
      </w:r>
      <w:r w:rsidR="004A67C4">
        <w:rPr>
          <w:rFonts w:ascii="Times New Roman" w:hAnsi="Times New Roman" w:cs="Times New Roman"/>
          <w:sz w:val="24"/>
          <w:szCs w:val="24"/>
        </w:rPr>
        <w:t>shared across all subjects</w:t>
      </w:r>
      <w:r w:rsidR="004F3AB6">
        <w:rPr>
          <w:rFonts w:ascii="Times New Roman" w:hAnsi="Times New Roman" w:cs="Times New Roman"/>
          <w:sz w:val="24"/>
          <w:szCs w:val="24"/>
        </w:rPr>
        <w:t xml:space="preserve"> (27 patterns in total)</w:t>
      </w:r>
      <w:r w:rsidR="00B849A7">
        <w:rPr>
          <w:rFonts w:ascii="Times New Roman" w:hAnsi="Times New Roman" w:cs="Times New Roman"/>
          <w:sz w:val="24"/>
          <w:szCs w:val="24"/>
        </w:rPr>
        <w:t xml:space="preserve">. </w:t>
      </w:r>
      <w:r w:rsidR="00C20C11">
        <w:rPr>
          <w:rFonts w:ascii="Times New Roman" w:hAnsi="Times New Roman" w:cs="Times New Roman"/>
          <w:sz w:val="24"/>
          <w:szCs w:val="24"/>
        </w:rPr>
        <w:t>The category prototypes</w:t>
      </w:r>
      <w:r w:rsidR="00F94876">
        <w:rPr>
          <w:rFonts w:ascii="Times New Roman" w:hAnsi="Times New Roman" w:cs="Times New Roman"/>
          <w:sz w:val="24"/>
          <w:szCs w:val="24"/>
        </w:rPr>
        <w:t xml:space="preserve"> </w:t>
      </w:r>
      <w:r w:rsidR="00C20C11">
        <w:rPr>
          <w:rFonts w:ascii="Times New Roman" w:hAnsi="Times New Roman" w:cs="Times New Roman"/>
          <w:sz w:val="24"/>
          <w:szCs w:val="24"/>
        </w:rPr>
        <w:t xml:space="preserve">were distorted </w:t>
      </w:r>
      <w:r w:rsidR="002D6FE6">
        <w:rPr>
          <w:rFonts w:ascii="Times New Roman" w:hAnsi="Times New Roman" w:cs="Times New Roman"/>
          <w:sz w:val="24"/>
          <w:szCs w:val="24"/>
        </w:rPr>
        <w:t>by</w:t>
      </w:r>
      <w:r w:rsidR="00C20C11">
        <w:rPr>
          <w:rFonts w:ascii="Times New Roman" w:hAnsi="Times New Roman" w:cs="Times New Roman"/>
          <w:sz w:val="24"/>
          <w:szCs w:val="24"/>
        </w:rPr>
        <w:t xml:space="preserve"> various levels</w:t>
      </w:r>
      <w:r w:rsidR="002D6FE6">
        <w:rPr>
          <w:rFonts w:ascii="Times New Roman" w:hAnsi="Times New Roman" w:cs="Times New Roman"/>
          <w:sz w:val="24"/>
          <w:szCs w:val="24"/>
        </w:rPr>
        <w:t xml:space="preserve"> using the </w:t>
      </w:r>
      <w:r w:rsidR="002D6FE6" w:rsidRPr="00C41F1E">
        <w:rPr>
          <w:rFonts w:ascii="Times New Roman" w:hAnsi="Times New Roman" w:cs="Times New Roman"/>
          <w:color w:val="000000"/>
          <w:sz w:val="24"/>
          <w:szCs w:val="24"/>
        </w:rPr>
        <w:t>Posner-Keele (1968) statistical-distortion algorithm</w:t>
      </w:r>
      <w:r w:rsidR="00F94876">
        <w:rPr>
          <w:rFonts w:ascii="Times New Roman" w:hAnsi="Times New Roman" w:cs="Times New Roman"/>
          <w:sz w:val="24"/>
          <w:szCs w:val="24"/>
        </w:rPr>
        <w:t xml:space="preserve"> </w:t>
      </w:r>
      <w:r w:rsidR="00C20C11">
        <w:rPr>
          <w:rFonts w:ascii="Times New Roman" w:hAnsi="Times New Roman" w:cs="Times New Roman"/>
          <w:sz w:val="24"/>
          <w:szCs w:val="24"/>
        </w:rPr>
        <w:t>to generate the</w:t>
      </w:r>
      <w:r w:rsidR="00F94876">
        <w:rPr>
          <w:rFonts w:ascii="Times New Roman" w:hAnsi="Times New Roman" w:cs="Times New Roman"/>
          <w:sz w:val="24"/>
          <w:szCs w:val="24"/>
        </w:rPr>
        <w:t xml:space="preserve"> training patterns for the four training conditions</w:t>
      </w:r>
      <w:r w:rsidR="00F94876">
        <w:rPr>
          <w:rFonts w:ascii="Times New Roman" w:hAnsi="Times New Roman" w:cs="Times New Roman"/>
          <w:color w:val="000000"/>
          <w:sz w:val="24"/>
          <w:szCs w:val="24"/>
        </w:rPr>
        <w:t xml:space="preserve">: all low-distortions, all medium-distortions, all high-distortions, and </w:t>
      </w:r>
      <w:r w:rsidR="004A67C4">
        <w:rPr>
          <w:rFonts w:ascii="Times New Roman" w:hAnsi="Times New Roman" w:cs="Times New Roman"/>
          <w:color w:val="000000"/>
          <w:sz w:val="24"/>
          <w:szCs w:val="24"/>
        </w:rPr>
        <w:t>mixture (</w:t>
      </w:r>
      <w:r w:rsidR="00F94876">
        <w:rPr>
          <w:rFonts w:ascii="Times New Roman" w:hAnsi="Times New Roman" w:cs="Times New Roman"/>
          <w:color w:val="000000"/>
          <w:sz w:val="24"/>
          <w:szCs w:val="24"/>
        </w:rPr>
        <w:t>equal number</w:t>
      </w:r>
      <w:r w:rsidR="004A67C4">
        <w:rPr>
          <w:rFonts w:ascii="Times New Roman" w:hAnsi="Times New Roman" w:cs="Times New Roman"/>
          <w:color w:val="000000"/>
          <w:sz w:val="24"/>
          <w:szCs w:val="24"/>
        </w:rPr>
        <w:t>)</w:t>
      </w:r>
      <w:r w:rsidR="00F94876">
        <w:rPr>
          <w:rFonts w:ascii="Times New Roman" w:hAnsi="Times New Roman" w:cs="Times New Roman"/>
          <w:color w:val="000000"/>
          <w:sz w:val="24"/>
          <w:szCs w:val="24"/>
        </w:rPr>
        <w:t xml:space="preserve"> of the three distortion levels</w:t>
      </w:r>
      <w:r w:rsidR="004A67C4">
        <w:rPr>
          <w:rFonts w:ascii="Times New Roman" w:hAnsi="Times New Roman" w:cs="Times New Roman"/>
          <w:color w:val="000000"/>
          <w:sz w:val="24"/>
          <w:szCs w:val="24"/>
        </w:rPr>
        <w:t>, respectively</w:t>
      </w:r>
      <w:r w:rsidR="00F94876">
        <w:rPr>
          <w:rFonts w:ascii="Times New Roman" w:hAnsi="Times New Roman" w:cs="Times New Roman"/>
          <w:color w:val="000000"/>
          <w:sz w:val="24"/>
          <w:szCs w:val="24"/>
        </w:rPr>
        <w:t xml:space="preserve">. </w:t>
      </w:r>
      <w:del w:id="3" w:author="mingjia hu" w:date="2023-02-27T12:55:00Z">
        <w:r w:rsidR="004A67C4" w:rsidDel="001F4DAB">
          <w:rPr>
            <w:rFonts w:ascii="Times New Roman" w:hAnsi="Times New Roman" w:cs="Times New Roman"/>
            <w:color w:val="000000"/>
            <w:sz w:val="24"/>
            <w:szCs w:val="24"/>
          </w:rPr>
          <w:delText>For each subject,</w:delText>
        </w:r>
        <w:r w:rsidR="004F3AB6" w:rsidDel="001F4DAB">
          <w:rPr>
            <w:rFonts w:ascii="Times New Roman" w:hAnsi="Times New Roman" w:cs="Times New Roman"/>
            <w:color w:val="000000"/>
            <w:sz w:val="24"/>
            <w:szCs w:val="24"/>
          </w:rPr>
          <w:delText xml:space="preserve"> </w:delText>
        </w:r>
        <w:r w:rsidR="004A67C4" w:rsidDel="001F4DAB">
          <w:rPr>
            <w:rFonts w:ascii="Times New Roman" w:hAnsi="Times New Roman" w:cs="Times New Roman"/>
            <w:color w:val="000000"/>
            <w:sz w:val="24"/>
            <w:szCs w:val="24"/>
          </w:rPr>
          <w:delText>different</w:delText>
        </w:r>
        <w:r w:rsidR="004F3AB6" w:rsidDel="001F4DAB">
          <w:rPr>
            <w:rFonts w:ascii="Times New Roman" w:hAnsi="Times New Roman" w:cs="Times New Roman"/>
            <w:color w:val="000000"/>
            <w:sz w:val="24"/>
            <w:szCs w:val="24"/>
          </w:rPr>
          <w:delText xml:space="preserve"> training patterns were randomly generated from the prototypes.  </w:delText>
        </w:r>
      </w:del>
      <w:r w:rsidR="002D6FE6">
        <w:rPr>
          <w:rFonts w:ascii="Times New Roman" w:hAnsi="Times New Roman" w:cs="Times New Roman"/>
          <w:color w:val="000000"/>
          <w:sz w:val="24"/>
          <w:szCs w:val="24"/>
        </w:rPr>
        <w:t>The test patterns consisted of 27</w:t>
      </w:r>
      <w:r w:rsidR="002D6FE6" w:rsidRPr="002F71F5">
        <w:rPr>
          <w:rFonts w:ascii="Times New Roman" w:eastAsia="Times New Roman" w:hAnsi="Times New Roman" w:cs="Times New Roman"/>
          <w:color w:val="000000"/>
          <w:sz w:val="24"/>
          <w:szCs w:val="24"/>
        </w:rPr>
        <w:t xml:space="preserve"> old distortions that were presented in the </w:t>
      </w:r>
      <w:r w:rsidR="002D6FE6">
        <w:rPr>
          <w:rFonts w:ascii="Times New Roman" w:eastAsia="Times New Roman" w:hAnsi="Times New Roman" w:cs="Times New Roman"/>
          <w:color w:val="000000"/>
          <w:sz w:val="24"/>
          <w:szCs w:val="24"/>
        </w:rPr>
        <w:t>training</w:t>
      </w:r>
      <w:r w:rsidR="002D6FE6" w:rsidRPr="002F71F5">
        <w:rPr>
          <w:rFonts w:ascii="Times New Roman" w:eastAsia="Times New Roman" w:hAnsi="Times New Roman" w:cs="Times New Roman"/>
          <w:color w:val="000000"/>
          <w:sz w:val="24"/>
          <w:szCs w:val="24"/>
        </w:rPr>
        <w:t xml:space="preserve"> phase</w:t>
      </w:r>
      <w:r w:rsidR="002D6FE6">
        <w:rPr>
          <w:rFonts w:ascii="Times New Roman" w:eastAsia="Times New Roman" w:hAnsi="Times New Roman" w:cs="Times New Roman"/>
          <w:color w:val="000000"/>
          <w:sz w:val="24"/>
          <w:szCs w:val="24"/>
        </w:rPr>
        <w:t xml:space="preserve"> (9 per category)</w:t>
      </w:r>
      <w:r w:rsidR="002D6FE6" w:rsidRPr="002F71F5">
        <w:rPr>
          <w:rFonts w:ascii="Times New Roman" w:eastAsia="Times New Roman" w:hAnsi="Times New Roman" w:cs="Times New Roman"/>
          <w:color w:val="000000"/>
          <w:sz w:val="24"/>
          <w:szCs w:val="24"/>
        </w:rPr>
        <w:t xml:space="preserve">, 3 prototypes (1 per category), </w:t>
      </w:r>
      <w:r w:rsidR="002D6FE6">
        <w:rPr>
          <w:rFonts w:ascii="Times New Roman" w:eastAsia="Times New Roman" w:hAnsi="Times New Roman" w:cs="Times New Roman"/>
          <w:color w:val="000000"/>
          <w:sz w:val="24"/>
          <w:szCs w:val="24"/>
        </w:rPr>
        <w:t>9</w:t>
      </w:r>
      <w:r w:rsidR="002D6FE6" w:rsidRPr="002F71F5">
        <w:rPr>
          <w:rFonts w:ascii="Times New Roman" w:eastAsia="Times New Roman" w:hAnsi="Times New Roman" w:cs="Times New Roman"/>
          <w:color w:val="000000"/>
          <w:sz w:val="24"/>
          <w:szCs w:val="24"/>
        </w:rPr>
        <w:t xml:space="preserve"> new </w:t>
      </w:r>
      <w:r w:rsidR="002D6FE6">
        <w:rPr>
          <w:rFonts w:ascii="Times New Roman" w:eastAsia="Times New Roman" w:hAnsi="Times New Roman" w:cs="Times New Roman"/>
          <w:color w:val="000000"/>
          <w:sz w:val="24"/>
          <w:szCs w:val="24"/>
        </w:rPr>
        <w:t>low</w:t>
      </w:r>
      <w:r w:rsidR="002D6FE6" w:rsidRPr="002F71F5">
        <w:rPr>
          <w:rFonts w:ascii="Times New Roman" w:eastAsia="Times New Roman" w:hAnsi="Times New Roman" w:cs="Times New Roman"/>
          <w:color w:val="000000"/>
          <w:sz w:val="24"/>
          <w:szCs w:val="24"/>
        </w:rPr>
        <w:t>-level distortions (</w:t>
      </w:r>
      <w:r w:rsidR="002D6FE6">
        <w:rPr>
          <w:rFonts w:ascii="Times New Roman" w:eastAsia="Times New Roman" w:hAnsi="Times New Roman" w:cs="Times New Roman"/>
          <w:color w:val="000000"/>
          <w:sz w:val="24"/>
          <w:szCs w:val="24"/>
        </w:rPr>
        <w:t>3</w:t>
      </w:r>
      <w:r w:rsidR="002D6FE6" w:rsidRPr="002F71F5">
        <w:rPr>
          <w:rFonts w:ascii="Times New Roman" w:eastAsia="Times New Roman" w:hAnsi="Times New Roman" w:cs="Times New Roman"/>
          <w:color w:val="000000"/>
          <w:sz w:val="24"/>
          <w:szCs w:val="24"/>
        </w:rPr>
        <w:t xml:space="preserve"> per category),</w:t>
      </w:r>
      <w:r w:rsidR="002D6FE6">
        <w:rPr>
          <w:rFonts w:ascii="Times New Roman" w:eastAsia="Times New Roman" w:hAnsi="Times New Roman" w:cs="Times New Roman"/>
          <w:color w:val="000000"/>
          <w:sz w:val="24"/>
          <w:szCs w:val="24"/>
        </w:rPr>
        <w:t xml:space="preserve"> 18</w:t>
      </w:r>
      <w:r w:rsidR="002D6FE6" w:rsidRPr="002F71F5">
        <w:rPr>
          <w:rFonts w:ascii="Times New Roman" w:eastAsia="Times New Roman" w:hAnsi="Times New Roman" w:cs="Times New Roman"/>
          <w:color w:val="000000"/>
          <w:sz w:val="24"/>
          <w:szCs w:val="24"/>
        </w:rPr>
        <w:t xml:space="preserve"> new </w:t>
      </w:r>
      <w:r w:rsidR="002D6FE6">
        <w:rPr>
          <w:rFonts w:ascii="Times New Roman" w:eastAsia="Times New Roman" w:hAnsi="Times New Roman" w:cs="Times New Roman"/>
          <w:color w:val="000000"/>
          <w:sz w:val="24"/>
          <w:szCs w:val="24"/>
        </w:rPr>
        <w:t>medium</w:t>
      </w:r>
      <w:r w:rsidR="002D6FE6" w:rsidRPr="002F71F5">
        <w:rPr>
          <w:rFonts w:ascii="Times New Roman" w:eastAsia="Times New Roman" w:hAnsi="Times New Roman" w:cs="Times New Roman"/>
          <w:color w:val="000000"/>
          <w:sz w:val="24"/>
          <w:szCs w:val="24"/>
        </w:rPr>
        <w:t>-level distortions (</w:t>
      </w:r>
      <w:r w:rsidR="002D6FE6">
        <w:rPr>
          <w:rFonts w:ascii="Times New Roman" w:eastAsia="Times New Roman" w:hAnsi="Times New Roman" w:cs="Times New Roman"/>
          <w:color w:val="000000"/>
          <w:sz w:val="24"/>
          <w:szCs w:val="24"/>
        </w:rPr>
        <w:t>6</w:t>
      </w:r>
      <w:r w:rsidR="002D6FE6" w:rsidRPr="002F71F5">
        <w:rPr>
          <w:rFonts w:ascii="Times New Roman" w:eastAsia="Times New Roman" w:hAnsi="Times New Roman" w:cs="Times New Roman"/>
          <w:color w:val="000000"/>
          <w:sz w:val="24"/>
          <w:szCs w:val="24"/>
        </w:rPr>
        <w:t xml:space="preserve"> per category)</w:t>
      </w:r>
      <w:r w:rsidR="002D6FE6">
        <w:rPr>
          <w:rFonts w:ascii="Times New Roman" w:eastAsia="Times New Roman" w:hAnsi="Times New Roman" w:cs="Times New Roman"/>
          <w:color w:val="000000"/>
          <w:sz w:val="24"/>
          <w:szCs w:val="24"/>
        </w:rPr>
        <w:t>, 27</w:t>
      </w:r>
      <w:r w:rsidR="002D6FE6" w:rsidRPr="002F71F5">
        <w:rPr>
          <w:rFonts w:ascii="Times New Roman" w:eastAsia="Times New Roman" w:hAnsi="Times New Roman" w:cs="Times New Roman"/>
          <w:color w:val="000000"/>
          <w:sz w:val="24"/>
          <w:szCs w:val="24"/>
        </w:rPr>
        <w:t xml:space="preserve"> new </w:t>
      </w:r>
      <w:r w:rsidR="002D6FE6">
        <w:rPr>
          <w:rFonts w:ascii="Times New Roman" w:eastAsia="Times New Roman" w:hAnsi="Times New Roman" w:cs="Times New Roman"/>
          <w:color w:val="000000"/>
          <w:sz w:val="24"/>
          <w:szCs w:val="24"/>
        </w:rPr>
        <w:t>high</w:t>
      </w:r>
      <w:r w:rsidR="002D6FE6" w:rsidRPr="002F71F5">
        <w:rPr>
          <w:rFonts w:ascii="Times New Roman" w:eastAsia="Times New Roman" w:hAnsi="Times New Roman" w:cs="Times New Roman"/>
          <w:color w:val="000000"/>
          <w:sz w:val="24"/>
          <w:szCs w:val="24"/>
        </w:rPr>
        <w:t>-level distortions (</w:t>
      </w:r>
      <w:del w:id="4" w:author="mingjia hu" w:date="2023-02-27T12:02:00Z">
        <w:r w:rsidR="00C20815" w:rsidDel="00C20815">
          <w:rPr>
            <w:rFonts w:ascii="Times New Roman" w:eastAsia="Times New Roman" w:hAnsi="Times New Roman" w:cs="Times New Roman"/>
            <w:color w:val="000000"/>
            <w:sz w:val="24"/>
            <w:szCs w:val="24"/>
          </w:rPr>
          <w:delText>3</w:delText>
        </w:r>
        <w:r w:rsidR="002D6FE6" w:rsidRPr="002F71F5" w:rsidDel="00C20815">
          <w:rPr>
            <w:rFonts w:ascii="Times New Roman" w:eastAsia="Times New Roman" w:hAnsi="Times New Roman" w:cs="Times New Roman"/>
            <w:color w:val="000000"/>
            <w:sz w:val="24"/>
            <w:szCs w:val="24"/>
          </w:rPr>
          <w:delText xml:space="preserve"> </w:delText>
        </w:r>
      </w:del>
      <w:ins w:id="5" w:author="mingjia hu" w:date="2023-02-27T12:02:00Z">
        <w:r w:rsidR="00C20815">
          <w:rPr>
            <w:rFonts w:ascii="Times New Roman" w:eastAsia="Times New Roman" w:hAnsi="Times New Roman" w:cs="Times New Roman"/>
            <w:color w:val="000000"/>
            <w:sz w:val="24"/>
            <w:szCs w:val="24"/>
          </w:rPr>
          <w:t>9</w:t>
        </w:r>
        <w:r w:rsidR="00C20815" w:rsidRPr="002F71F5">
          <w:rPr>
            <w:rFonts w:ascii="Times New Roman" w:eastAsia="Times New Roman" w:hAnsi="Times New Roman" w:cs="Times New Roman"/>
            <w:color w:val="000000"/>
            <w:sz w:val="24"/>
            <w:szCs w:val="24"/>
          </w:rPr>
          <w:t xml:space="preserve"> </w:t>
        </w:r>
      </w:ins>
      <w:r w:rsidR="002D6FE6" w:rsidRPr="002F71F5">
        <w:rPr>
          <w:rFonts w:ascii="Times New Roman" w:eastAsia="Times New Roman" w:hAnsi="Times New Roman" w:cs="Times New Roman"/>
          <w:color w:val="000000"/>
          <w:sz w:val="24"/>
          <w:szCs w:val="24"/>
        </w:rPr>
        <w:t xml:space="preserve">per category) and </w:t>
      </w:r>
      <w:r w:rsidR="002D6FE6">
        <w:rPr>
          <w:rFonts w:ascii="Times New Roman" w:eastAsia="Times New Roman" w:hAnsi="Times New Roman" w:cs="Times New Roman"/>
          <w:color w:val="000000"/>
          <w:sz w:val="24"/>
          <w:szCs w:val="24"/>
        </w:rPr>
        <w:t xml:space="preserve">3 </w:t>
      </w:r>
      <w:del w:id="6" w:author="mingjia hu" w:date="2023-02-27T13:00:00Z">
        <w:r w:rsidR="002D6FE6" w:rsidDel="001F4DAB">
          <w:rPr>
            <w:rFonts w:ascii="Times New Roman" w:eastAsia="Times New Roman" w:hAnsi="Times New Roman" w:cs="Times New Roman"/>
            <w:color w:val="000000"/>
            <w:sz w:val="24"/>
            <w:szCs w:val="24"/>
          </w:rPr>
          <w:delText>hand-picked</w:delText>
        </w:r>
      </w:del>
      <w:ins w:id="7" w:author="mingjia hu" w:date="2023-02-27T13:00:00Z">
        <w:r w:rsidR="001F4DAB">
          <w:rPr>
            <w:rFonts w:ascii="Times New Roman" w:eastAsia="Times New Roman" w:hAnsi="Times New Roman" w:cs="Times New Roman"/>
            <w:color w:val="000000"/>
            <w:sz w:val="24"/>
            <w:szCs w:val="24"/>
          </w:rPr>
          <w:t>additional</w:t>
        </w:r>
      </w:ins>
      <w:del w:id="8" w:author="mingjia hu" w:date="2023-02-27T13:00:00Z">
        <w:r w:rsidR="002D6FE6" w:rsidDel="001F4DAB">
          <w:rPr>
            <w:rFonts w:ascii="Times New Roman" w:eastAsia="Times New Roman" w:hAnsi="Times New Roman" w:cs="Times New Roman"/>
            <w:color w:val="000000"/>
            <w:sz w:val="24"/>
            <w:szCs w:val="24"/>
          </w:rPr>
          <w:delText xml:space="preserve"> </w:delText>
        </w:r>
      </w:del>
      <w:del w:id="9" w:author="mingjia hu" w:date="2023-02-27T13:01:00Z">
        <w:r w:rsidR="002D6FE6" w:rsidDel="001F4DAB">
          <w:rPr>
            <w:rFonts w:ascii="Times New Roman" w:eastAsia="Times New Roman" w:hAnsi="Times New Roman" w:cs="Times New Roman"/>
            <w:color w:val="000000"/>
            <w:sz w:val="24"/>
            <w:szCs w:val="24"/>
          </w:rPr>
          <w:delText>hard-to-classify</w:delText>
        </w:r>
      </w:del>
      <w:ins w:id="10" w:author="mingjia hu" w:date="2023-02-27T13:00:00Z">
        <w:r w:rsidR="001F4DAB">
          <w:rPr>
            <w:rFonts w:ascii="Times New Roman" w:eastAsia="Times New Roman" w:hAnsi="Times New Roman" w:cs="Times New Roman"/>
            <w:color w:val="000000"/>
            <w:sz w:val="24"/>
            <w:szCs w:val="24"/>
          </w:rPr>
          <w:t>high-level</w:t>
        </w:r>
      </w:ins>
      <w:r w:rsidR="002D6FE6">
        <w:rPr>
          <w:rFonts w:ascii="Times New Roman" w:eastAsia="Times New Roman" w:hAnsi="Times New Roman" w:cs="Times New Roman"/>
          <w:color w:val="000000"/>
          <w:sz w:val="24"/>
          <w:szCs w:val="24"/>
        </w:rPr>
        <w:t xml:space="preserve"> distortions</w:t>
      </w:r>
      <w:r w:rsidR="002D6FE6" w:rsidRPr="002F71F5">
        <w:rPr>
          <w:rFonts w:ascii="Times New Roman" w:eastAsia="Times New Roman" w:hAnsi="Times New Roman" w:cs="Times New Roman"/>
          <w:color w:val="000000"/>
          <w:sz w:val="24"/>
          <w:szCs w:val="24"/>
        </w:rPr>
        <w:t xml:space="preserve"> (</w:t>
      </w:r>
      <w:r w:rsidR="002D6FE6">
        <w:rPr>
          <w:rFonts w:ascii="Times New Roman" w:eastAsia="Times New Roman" w:hAnsi="Times New Roman" w:cs="Times New Roman"/>
          <w:color w:val="000000"/>
          <w:sz w:val="24"/>
          <w:szCs w:val="24"/>
        </w:rPr>
        <w:t>1 per category)</w:t>
      </w:r>
      <w:ins w:id="11" w:author="mingjia hu" w:date="2023-02-27T13:01:00Z">
        <w:r w:rsidR="001F4DAB">
          <w:rPr>
            <w:rFonts w:ascii="Times New Roman" w:eastAsia="Times New Roman" w:hAnsi="Times New Roman" w:cs="Times New Roman"/>
            <w:color w:val="000000"/>
            <w:sz w:val="24"/>
            <w:szCs w:val="24"/>
          </w:rPr>
          <w:t xml:space="preserve"> that are hand-curated to be difficult to classify</w:t>
        </w:r>
      </w:ins>
      <w:r w:rsidR="002D6FE6">
        <w:rPr>
          <w:rFonts w:ascii="Times New Roman" w:eastAsia="Times New Roman" w:hAnsi="Times New Roman" w:cs="Times New Roman"/>
          <w:color w:val="000000"/>
          <w:sz w:val="24"/>
          <w:szCs w:val="24"/>
        </w:rPr>
        <w:t xml:space="preserve">. </w:t>
      </w:r>
      <w:r w:rsidR="002D6FE6" w:rsidRPr="002F71F5">
        <w:rPr>
          <w:rFonts w:ascii="Times New Roman" w:eastAsia="Times New Roman" w:hAnsi="Times New Roman" w:cs="Times New Roman"/>
          <w:color w:val="000000"/>
          <w:sz w:val="24"/>
          <w:szCs w:val="24"/>
        </w:rPr>
        <w:t xml:space="preserve">Each pattern was presented once in a random order for each subject for a total of </w:t>
      </w:r>
      <w:r w:rsidR="002D6FE6">
        <w:rPr>
          <w:rFonts w:ascii="Times New Roman" w:eastAsia="Times New Roman" w:hAnsi="Times New Roman" w:cs="Times New Roman"/>
          <w:color w:val="000000"/>
          <w:sz w:val="24"/>
          <w:szCs w:val="24"/>
        </w:rPr>
        <w:t xml:space="preserve">87 trials. The same </w:t>
      </w:r>
      <w:del w:id="12" w:author="mingjia hu" w:date="2023-02-27T13:00:00Z">
        <w:r w:rsidR="008B526C" w:rsidDel="001F4DAB">
          <w:rPr>
            <w:rFonts w:ascii="Times New Roman" w:eastAsia="Times New Roman" w:hAnsi="Times New Roman" w:cs="Times New Roman"/>
            <w:color w:val="000000"/>
            <w:sz w:val="24"/>
            <w:szCs w:val="24"/>
          </w:rPr>
          <w:delText xml:space="preserve">set of </w:delText>
        </w:r>
        <w:r w:rsidR="002D6FE6" w:rsidDel="001F4DAB">
          <w:rPr>
            <w:rFonts w:ascii="Times New Roman" w:eastAsia="Times New Roman" w:hAnsi="Times New Roman" w:cs="Times New Roman"/>
            <w:color w:val="000000"/>
            <w:sz w:val="24"/>
            <w:szCs w:val="24"/>
          </w:rPr>
          <w:delText>test patterns</w:delText>
        </w:r>
      </w:del>
      <w:ins w:id="13" w:author="mingjia hu" w:date="2023-02-27T13:00:00Z">
        <w:r w:rsidR="001F4DAB">
          <w:rPr>
            <w:rFonts w:ascii="Times New Roman" w:eastAsia="Times New Roman" w:hAnsi="Times New Roman" w:cs="Times New Roman"/>
            <w:color w:val="000000"/>
            <w:sz w:val="24"/>
            <w:szCs w:val="24"/>
          </w:rPr>
          <w:t xml:space="preserve">prototypes and </w:t>
        </w:r>
      </w:ins>
      <w:ins w:id="14" w:author="mingjia hu" w:date="2023-02-27T13:02:00Z">
        <w:r w:rsidR="001F4DAB">
          <w:rPr>
            <w:rFonts w:ascii="Times New Roman" w:eastAsia="Times New Roman" w:hAnsi="Times New Roman" w:cs="Times New Roman"/>
            <w:color w:val="000000"/>
            <w:sz w:val="24"/>
            <w:szCs w:val="24"/>
          </w:rPr>
          <w:t>the hard-to-classify distortions</w:t>
        </w:r>
      </w:ins>
      <w:r w:rsidR="002D6FE6">
        <w:rPr>
          <w:rFonts w:ascii="Times New Roman" w:eastAsia="Times New Roman" w:hAnsi="Times New Roman" w:cs="Times New Roman"/>
          <w:color w:val="000000"/>
          <w:sz w:val="24"/>
          <w:szCs w:val="24"/>
        </w:rPr>
        <w:t xml:space="preserve"> were presented </w:t>
      </w:r>
      <w:del w:id="15" w:author="mingjia hu" w:date="2023-02-27T13:02:00Z">
        <w:r w:rsidR="008B526C" w:rsidDel="001F4DAB">
          <w:rPr>
            <w:rFonts w:ascii="Times New Roman" w:eastAsia="Times New Roman" w:hAnsi="Times New Roman" w:cs="Times New Roman"/>
            <w:color w:val="000000"/>
            <w:sz w:val="24"/>
            <w:szCs w:val="24"/>
          </w:rPr>
          <w:delText>for each</w:delText>
        </w:r>
      </w:del>
      <w:ins w:id="16" w:author="mingjia hu" w:date="2023-02-27T13:02:00Z">
        <w:r w:rsidR="001F4DAB">
          <w:rPr>
            <w:rFonts w:ascii="Times New Roman" w:eastAsia="Times New Roman" w:hAnsi="Times New Roman" w:cs="Times New Roman"/>
            <w:color w:val="000000"/>
            <w:sz w:val="24"/>
            <w:szCs w:val="24"/>
          </w:rPr>
          <w:t>across the four</w:t>
        </w:r>
      </w:ins>
      <w:r w:rsidR="008B526C">
        <w:rPr>
          <w:rFonts w:ascii="Times New Roman" w:eastAsia="Times New Roman" w:hAnsi="Times New Roman" w:cs="Times New Roman"/>
          <w:color w:val="000000"/>
          <w:sz w:val="24"/>
          <w:szCs w:val="24"/>
        </w:rPr>
        <w:t xml:space="preserve"> condition</w:t>
      </w:r>
      <w:ins w:id="17" w:author="mingjia hu" w:date="2023-02-27T13:02:00Z">
        <w:r w:rsidR="001F4DAB">
          <w:rPr>
            <w:rFonts w:ascii="Times New Roman" w:eastAsia="Times New Roman" w:hAnsi="Times New Roman" w:cs="Times New Roman"/>
            <w:color w:val="000000"/>
            <w:sz w:val="24"/>
            <w:szCs w:val="24"/>
          </w:rPr>
          <w:t xml:space="preserve">s, but </w:t>
        </w:r>
      </w:ins>
      <w:ins w:id="18" w:author="mingjia hu" w:date="2023-02-27T13:04:00Z">
        <w:r w:rsidR="001F4DAB">
          <w:rPr>
            <w:rFonts w:ascii="Times New Roman" w:eastAsia="Times New Roman" w:hAnsi="Times New Roman" w:cs="Times New Roman"/>
            <w:color w:val="000000"/>
            <w:sz w:val="24"/>
            <w:szCs w:val="24"/>
          </w:rPr>
          <w:t>different sets of</w:t>
        </w:r>
      </w:ins>
      <w:ins w:id="19" w:author="mingjia hu" w:date="2023-02-27T13:02:00Z">
        <w:r w:rsidR="001F4DAB">
          <w:rPr>
            <w:rFonts w:ascii="Times New Roman" w:eastAsia="Times New Roman" w:hAnsi="Times New Roman" w:cs="Times New Roman"/>
            <w:color w:val="000000"/>
            <w:sz w:val="24"/>
            <w:szCs w:val="24"/>
          </w:rPr>
          <w:t xml:space="preserve"> old distortions were</w:t>
        </w:r>
      </w:ins>
      <w:ins w:id="20" w:author="mingjia hu" w:date="2023-02-27T13:04:00Z">
        <w:r w:rsidR="001F4DAB">
          <w:rPr>
            <w:rFonts w:ascii="Times New Roman" w:eastAsia="Times New Roman" w:hAnsi="Times New Roman" w:cs="Times New Roman"/>
            <w:color w:val="000000"/>
            <w:sz w:val="24"/>
            <w:szCs w:val="24"/>
          </w:rPr>
          <w:t xml:space="preserve"> sampled from the training patterns in the </w:t>
        </w:r>
      </w:ins>
      <w:ins w:id="21" w:author="mingjia hu" w:date="2023-02-27T13:05:00Z">
        <w:r w:rsidR="001F4DAB">
          <w:rPr>
            <w:rFonts w:ascii="Times New Roman" w:eastAsia="Times New Roman" w:hAnsi="Times New Roman" w:cs="Times New Roman"/>
            <w:color w:val="000000"/>
            <w:sz w:val="24"/>
            <w:szCs w:val="24"/>
          </w:rPr>
          <w:t>respective</w:t>
        </w:r>
      </w:ins>
      <w:ins w:id="22" w:author="mingjia hu" w:date="2023-02-27T13:04:00Z">
        <w:r w:rsidR="001F4DAB">
          <w:rPr>
            <w:rFonts w:ascii="Times New Roman" w:eastAsia="Times New Roman" w:hAnsi="Times New Roman" w:cs="Times New Roman"/>
            <w:color w:val="000000"/>
            <w:sz w:val="24"/>
            <w:szCs w:val="24"/>
          </w:rPr>
          <w:t xml:space="preserve"> conditions</w:t>
        </w:r>
      </w:ins>
      <w:ins w:id="23" w:author="mingjia hu" w:date="2023-02-27T13:05:00Z">
        <w:r w:rsidR="001F4DAB">
          <w:rPr>
            <w:rFonts w:ascii="Times New Roman" w:eastAsia="Times New Roman" w:hAnsi="Times New Roman" w:cs="Times New Roman"/>
            <w:color w:val="000000"/>
            <w:sz w:val="24"/>
            <w:szCs w:val="24"/>
          </w:rPr>
          <w:t xml:space="preserve">, and </w:t>
        </w:r>
        <w:commentRangeStart w:id="24"/>
        <w:r w:rsidR="00D63136">
          <w:rPr>
            <w:rFonts w:ascii="Times New Roman" w:eastAsia="Times New Roman" w:hAnsi="Times New Roman" w:cs="Times New Roman"/>
            <w:color w:val="000000"/>
            <w:sz w:val="24"/>
            <w:szCs w:val="24"/>
          </w:rPr>
          <w:t>different sets of novel distortions were also randomly generated for each condition</w:t>
        </w:r>
      </w:ins>
      <w:commentRangeEnd w:id="24"/>
      <w:ins w:id="25" w:author="mingjia hu" w:date="2023-02-27T13:07:00Z">
        <w:r w:rsidR="00D63136">
          <w:rPr>
            <w:rStyle w:val="CommentReference"/>
          </w:rPr>
          <w:commentReference w:id="24"/>
        </w:r>
      </w:ins>
      <w:del w:id="26" w:author="mingjia hu" w:date="2023-02-27T13:02:00Z">
        <w:r w:rsidR="008B526C" w:rsidDel="001F4DAB">
          <w:rPr>
            <w:rFonts w:ascii="Times New Roman" w:eastAsia="Times New Roman" w:hAnsi="Times New Roman" w:cs="Times New Roman"/>
            <w:color w:val="000000"/>
            <w:sz w:val="24"/>
            <w:szCs w:val="24"/>
          </w:rPr>
          <w:delText xml:space="preserve">. </w:delText>
        </w:r>
      </w:del>
    </w:p>
    <w:p w14:paraId="6C28B164" w14:textId="45BE942E" w:rsidR="00064465" w:rsidRDefault="008B526C" w:rsidP="00A34C00">
      <w:pPr>
        <w:spacing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 xml:space="preserve">In both the learning and </w:t>
      </w:r>
      <w:r w:rsidRPr="00064465">
        <w:rPr>
          <w:rFonts w:ascii="Times New Roman" w:eastAsia="Times New Roman" w:hAnsi="Times New Roman" w:cs="Times New Roman"/>
          <w:color w:val="000000"/>
          <w:sz w:val="24"/>
          <w:szCs w:val="24"/>
        </w:rPr>
        <w:t xml:space="preserve">transfer phases, each pattern was presented </w:t>
      </w:r>
      <w:del w:id="27" w:author="mingjia hu" w:date="2023-02-27T15:43:00Z">
        <w:r w:rsidRPr="00064465" w:rsidDel="0035166C">
          <w:rPr>
            <w:rFonts w:ascii="Times New Roman" w:eastAsia="Times New Roman" w:hAnsi="Times New Roman" w:cs="Times New Roman"/>
            <w:color w:val="000000"/>
            <w:sz w:val="24"/>
            <w:szCs w:val="24"/>
          </w:rPr>
          <w:delText xml:space="preserve">centered </w:delText>
        </w:r>
      </w:del>
      <w:ins w:id="28" w:author="mingjia hu" w:date="2023-02-27T15:43:00Z">
        <w:r w:rsidR="0035166C">
          <w:rPr>
            <w:rFonts w:ascii="Times New Roman" w:eastAsia="Times New Roman" w:hAnsi="Times New Roman" w:cs="Times New Roman"/>
            <w:color w:val="000000"/>
            <w:sz w:val="24"/>
            <w:szCs w:val="24"/>
          </w:rPr>
          <w:t>at the center</w:t>
        </w:r>
        <w:r w:rsidR="0035166C" w:rsidRPr="00064465">
          <w:rPr>
            <w:rFonts w:ascii="Times New Roman" w:eastAsia="Times New Roman" w:hAnsi="Times New Roman" w:cs="Times New Roman"/>
            <w:color w:val="000000"/>
            <w:sz w:val="24"/>
            <w:szCs w:val="24"/>
          </w:rPr>
          <w:t xml:space="preserve"> </w:t>
        </w:r>
      </w:ins>
      <w:del w:id="29" w:author="mingjia hu" w:date="2023-02-27T15:43:00Z">
        <w:r w:rsidRPr="00064465" w:rsidDel="0035166C">
          <w:rPr>
            <w:rFonts w:ascii="Times New Roman" w:eastAsia="Times New Roman" w:hAnsi="Times New Roman" w:cs="Times New Roman"/>
            <w:color w:val="000000"/>
            <w:sz w:val="24"/>
            <w:szCs w:val="24"/>
          </w:rPr>
          <w:delText xml:space="preserve">on </w:delText>
        </w:r>
      </w:del>
      <w:ins w:id="30" w:author="mingjia hu" w:date="2023-02-27T15:43:00Z">
        <w:r w:rsidR="0035166C">
          <w:rPr>
            <w:rFonts w:ascii="Times New Roman" w:eastAsia="Times New Roman" w:hAnsi="Times New Roman" w:cs="Times New Roman"/>
            <w:color w:val="000000"/>
            <w:sz w:val="24"/>
            <w:szCs w:val="24"/>
          </w:rPr>
          <w:t>of</w:t>
        </w:r>
        <w:r w:rsidR="0035166C" w:rsidRPr="00064465">
          <w:rPr>
            <w:rFonts w:ascii="Times New Roman" w:eastAsia="Times New Roman" w:hAnsi="Times New Roman" w:cs="Times New Roman"/>
            <w:color w:val="000000"/>
            <w:sz w:val="24"/>
            <w:szCs w:val="24"/>
          </w:rPr>
          <w:t xml:space="preserve"> </w:t>
        </w:r>
      </w:ins>
      <w:r w:rsidRPr="00064465">
        <w:rPr>
          <w:rFonts w:ascii="Times New Roman" w:eastAsia="Times New Roman" w:hAnsi="Times New Roman" w:cs="Times New Roman"/>
          <w:color w:val="000000"/>
          <w:sz w:val="24"/>
          <w:szCs w:val="24"/>
        </w:rPr>
        <w:t>the computer screen and remained visible until a subjec</w:t>
      </w:r>
      <w:r w:rsidR="0060360B" w:rsidRPr="00064465">
        <w:rPr>
          <w:rFonts w:ascii="Times New Roman" w:eastAsia="Times New Roman" w:hAnsi="Times New Roman" w:cs="Times New Roman"/>
          <w:color w:val="000000"/>
          <w:sz w:val="24"/>
          <w:szCs w:val="24"/>
        </w:rPr>
        <w:t xml:space="preserve">t responded with a key press. </w:t>
      </w:r>
      <w:r w:rsidRPr="00064465">
        <w:rPr>
          <w:rFonts w:ascii="Times New Roman" w:eastAsia="Times New Roman" w:hAnsi="Times New Roman" w:cs="Times New Roman"/>
          <w:color w:val="000000"/>
          <w:sz w:val="24"/>
          <w:szCs w:val="24"/>
        </w:rPr>
        <w:t>In the learning phase, the corrective feedback on each trial</w:t>
      </w:r>
      <w:r w:rsidRPr="002F71F5">
        <w:rPr>
          <w:rFonts w:ascii="Times New Roman" w:eastAsia="Times New Roman" w:hAnsi="Times New Roman" w:cs="Times New Roman"/>
          <w:color w:val="000000"/>
          <w:sz w:val="24"/>
          <w:szCs w:val="24"/>
        </w:rPr>
        <w:t xml:space="preserve"> appeared for </w:t>
      </w:r>
      <w:r w:rsidR="005E7CE0">
        <w:rPr>
          <w:rFonts w:ascii="Times New Roman" w:eastAsia="Times New Roman" w:hAnsi="Times New Roman" w:cs="Times New Roman"/>
          <w:color w:val="000000"/>
          <w:sz w:val="24"/>
          <w:szCs w:val="24"/>
        </w:rPr>
        <w:t>2</w:t>
      </w:r>
      <w:r w:rsidRPr="002F71F5">
        <w:rPr>
          <w:rFonts w:ascii="Times New Roman" w:eastAsia="Times New Roman" w:hAnsi="Times New Roman" w:cs="Times New Roman"/>
          <w:color w:val="000000"/>
          <w:sz w:val="24"/>
          <w:szCs w:val="24"/>
        </w:rPr>
        <w:t xml:space="preserve">s below the presented pattern.  </w:t>
      </w:r>
    </w:p>
    <w:p w14:paraId="702A4389" w14:textId="7F7B20C9" w:rsidR="003F1DA4" w:rsidRPr="00CA5106" w:rsidRDefault="000B6BDE" w:rsidP="00A34C00">
      <w:pPr>
        <w:spacing w:line="480" w:lineRule="auto"/>
        <w:ind w:firstLine="720"/>
        <w:rPr>
          <w:ins w:id="31" w:author="mingjia hu" w:date="2023-02-27T16:15:00Z"/>
          <w:rFonts w:ascii="Times New Roman" w:hAnsi="Times New Roman" w:cs="Times New Roman"/>
          <w:color w:val="000000"/>
          <w:sz w:val="24"/>
          <w:szCs w:val="24"/>
          <w:rPrChange w:id="32" w:author="mingjia hu" w:date="2023-02-27T17:04:00Z">
            <w:rPr>
              <w:ins w:id="33" w:author="mingjia hu" w:date="2023-02-27T16:15:00Z"/>
              <w:rFonts w:ascii="Times New Roman" w:eastAsia="Times New Roman" w:hAnsi="Times New Roman" w:cs="Times New Roman"/>
              <w:color w:val="000000"/>
              <w:sz w:val="24"/>
              <w:szCs w:val="24"/>
            </w:rPr>
          </w:rPrChange>
        </w:rPr>
      </w:pPr>
      <w:r w:rsidRPr="00064465">
        <w:rPr>
          <w:rFonts w:ascii="Times New Roman" w:eastAsia="Times New Roman" w:hAnsi="Times New Roman" w:cs="Times New Roman"/>
          <w:color w:val="000000"/>
          <w:sz w:val="24"/>
          <w:szCs w:val="24"/>
        </w:rPr>
        <w:t>Figures 1 and 2</w:t>
      </w:r>
      <w:r>
        <w:rPr>
          <w:rFonts w:ascii="Times New Roman" w:eastAsia="Times New Roman" w:hAnsi="Times New Roman" w:cs="Times New Roman"/>
          <w:color w:val="000000"/>
          <w:sz w:val="24"/>
          <w:szCs w:val="24"/>
        </w:rPr>
        <w:t xml:space="preserve"> summarize t</w:t>
      </w:r>
      <w:r w:rsidR="00784E9B" w:rsidRPr="00064465">
        <w:rPr>
          <w:rFonts w:ascii="Times New Roman" w:eastAsia="Times New Roman" w:hAnsi="Times New Roman" w:cs="Times New Roman"/>
          <w:color w:val="000000"/>
          <w:sz w:val="24"/>
          <w:szCs w:val="24"/>
        </w:rPr>
        <w:t>he results from the experiment.  Fi</w:t>
      </w:r>
      <w:r w:rsidR="00F459AD" w:rsidRPr="00064465">
        <w:rPr>
          <w:rFonts w:ascii="Times New Roman" w:eastAsia="Times New Roman" w:hAnsi="Times New Roman" w:cs="Times New Roman"/>
          <w:color w:val="000000"/>
          <w:sz w:val="24"/>
          <w:szCs w:val="24"/>
        </w:rPr>
        <w:t xml:space="preserve">gure </w:t>
      </w:r>
      <w:r>
        <w:rPr>
          <w:rFonts w:ascii="Times New Roman" w:eastAsia="Times New Roman" w:hAnsi="Times New Roman" w:cs="Times New Roman"/>
          <w:color w:val="000000"/>
          <w:sz w:val="24"/>
          <w:szCs w:val="24"/>
        </w:rPr>
        <w:t>1</w:t>
      </w:r>
      <w:ins w:id="34" w:author="mingjia hu" w:date="2023-02-27T12:17:00Z">
        <w:r w:rsidR="00B355C1">
          <w:rPr>
            <w:rFonts w:ascii="Times New Roman" w:eastAsia="Times New Roman" w:hAnsi="Times New Roman" w:cs="Times New Roman"/>
            <w:color w:val="000000"/>
            <w:sz w:val="24"/>
            <w:szCs w:val="24"/>
          </w:rPr>
          <w:t xml:space="preserve"> </w:t>
        </w:r>
      </w:ins>
      <w:r w:rsidR="00F459AD" w:rsidRPr="00064465">
        <w:rPr>
          <w:rFonts w:ascii="Times New Roman" w:eastAsia="Times New Roman" w:hAnsi="Times New Roman" w:cs="Times New Roman"/>
          <w:color w:val="000000"/>
          <w:sz w:val="24"/>
          <w:szCs w:val="24"/>
        </w:rPr>
        <w:t xml:space="preserve">shows the </w:t>
      </w:r>
      <w:r w:rsidR="00FB6299" w:rsidRPr="00064465">
        <w:rPr>
          <w:rFonts w:ascii="Times New Roman" w:eastAsia="Times New Roman" w:hAnsi="Times New Roman" w:cs="Times New Roman"/>
          <w:color w:val="000000"/>
          <w:sz w:val="24"/>
          <w:szCs w:val="24"/>
        </w:rPr>
        <w:t>average</w:t>
      </w:r>
      <w:r w:rsidR="00F459AD" w:rsidRPr="00064465">
        <w:rPr>
          <w:rFonts w:ascii="Times New Roman" w:eastAsia="Times New Roman" w:hAnsi="Times New Roman" w:cs="Times New Roman"/>
          <w:color w:val="000000"/>
          <w:sz w:val="24"/>
          <w:szCs w:val="24"/>
        </w:rPr>
        <w:t xml:space="preserve"> proportion of correct classification responses over the training blocks for each of the four training conditions</w:t>
      </w:r>
      <w:r w:rsidR="00784E9B" w:rsidRPr="00064465">
        <w:rPr>
          <w:rFonts w:ascii="Times New Roman" w:eastAsia="Times New Roman" w:hAnsi="Times New Roman" w:cs="Times New Roman"/>
          <w:color w:val="000000"/>
          <w:sz w:val="24"/>
          <w:szCs w:val="24"/>
        </w:rPr>
        <w:t xml:space="preserve">.  </w:t>
      </w:r>
      <w:r w:rsidR="00F459AD" w:rsidRPr="00064465">
        <w:rPr>
          <w:rFonts w:ascii="Times New Roman" w:eastAsia="Times New Roman" w:hAnsi="Times New Roman" w:cs="Times New Roman"/>
          <w:color w:val="000000"/>
          <w:sz w:val="24"/>
          <w:szCs w:val="24"/>
        </w:rPr>
        <w:t>Across the training conditions, the classification accuracy gradually improves over the course of training</w:t>
      </w:r>
      <w:r w:rsidR="00784E9B" w:rsidRPr="00064465">
        <w:rPr>
          <w:rFonts w:ascii="Times New Roman" w:eastAsia="Times New Roman" w:hAnsi="Times New Roman" w:cs="Times New Roman"/>
          <w:color w:val="000000"/>
          <w:sz w:val="24"/>
          <w:szCs w:val="24"/>
        </w:rPr>
        <w:t xml:space="preserve">.  </w:t>
      </w:r>
      <w:r w:rsidR="00F459AD" w:rsidRPr="00064465">
        <w:rPr>
          <w:rFonts w:ascii="Times New Roman" w:eastAsia="Times New Roman" w:hAnsi="Times New Roman" w:cs="Times New Roman"/>
          <w:color w:val="000000"/>
          <w:sz w:val="24"/>
          <w:szCs w:val="24"/>
        </w:rPr>
        <w:t xml:space="preserve">Particularly, the low-distortion training condition exhibits the fastest rate of improvement, </w:t>
      </w:r>
      <w:r w:rsidR="00FB6299" w:rsidRPr="00064465">
        <w:rPr>
          <w:rFonts w:ascii="Times New Roman" w:eastAsia="Times New Roman" w:hAnsi="Times New Roman" w:cs="Times New Roman"/>
          <w:color w:val="000000"/>
          <w:sz w:val="24"/>
          <w:szCs w:val="24"/>
        </w:rPr>
        <w:t xml:space="preserve">with accuracy reaching </w:t>
      </w:r>
      <w:r w:rsidR="00064465">
        <w:rPr>
          <w:rFonts w:ascii="Times New Roman" w:eastAsia="Times New Roman" w:hAnsi="Times New Roman" w:cs="Times New Roman"/>
          <w:color w:val="000000"/>
          <w:sz w:val="24"/>
          <w:szCs w:val="24"/>
        </w:rPr>
        <w:t>90</w:t>
      </w:r>
      <w:r w:rsidR="00FB6299" w:rsidRPr="00064465">
        <w:rPr>
          <w:rFonts w:ascii="Times New Roman" w:eastAsia="Times New Roman" w:hAnsi="Times New Roman" w:cs="Times New Roman"/>
          <w:color w:val="000000"/>
          <w:sz w:val="24"/>
          <w:szCs w:val="24"/>
        </w:rPr>
        <w:t>% at the end of training</w:t>
      </w:r>
      <w:r w:rsidR="00784E9B" w:rsidRPr="00064465">
        <w:rPr>
          <w:rFonts w:ascii="Times New Roman" w:eastAsia="Times New Roman" w:hAnsi="Times New Roman" w:cs="Times New Roman"/>
          <w:color w:val="000000"/>
          <w:sz w:val="24"/>
          <w:szCs w:val="24"/>
        </w:rPr>
        <w:t>.</w:t>
      </w:r>
      <w:r w:rsidR="00FB6299" w:rsidRPr="00064465">
        <w:rPr>
          <w:rFonts w:ascii="Times New Roman" w:eastAsia="Times New Roman" w:hAnsi="Times New Roman" w:cs="Times New Roman"/>
          <w:color w:val="000000"/>
          <w:sz w:val="24"/>
          <w:szCs w:val="24"/>
        </w:rPr>
        <w:t xml:space="preserve"> The medium- and mixed-distortion conditions showed moderate rate of learning and intermediate rate of accuracy at the end of training, while the high distortion condition</w:t>
      </w:r>
      <w:r w:rsidR="00784E9B" w:rsidRPr="00064465">
        <w:rPr>
          <w:rFonts w:ascii="Times New Roman" w:eastAsia="Times New Roman" w:hAnsi="Times New Roman" w:cs="Times New Roman"/>
          <w:color w:val="000000"/>
          <w:sz w:val="24"/>
          <w:szCs w:val="24"/>
        </w:rPr>
        <w:t xml:space="preserve"> </w:t>
      </w:r>
      <w:r w:rsidR="00FB6299" w:rsidRPr="00064465">
        <w:rPr>
          <w:rFonts w:ascii="Times New Roman" w:eastAsia="Times New Roman" w:hAnsi="Times New Roman" w:cs="Times New Roman"/>
          <w:color w:val="000000"/>
          <w:sz w:val="24"/>
          <w:szCs w:val="24"/>
        </w:rPr>
        <w:t xml:space="preserve">has the lowest terminal accuracy at </w:t>
      </w:r>
      <w:r w:rsidR="00064465">
        <w:rPr>
          <w:rFonts w:ascii="Times New Roman" w:eastAsia="Times New Roman" w:hAnsi="Times New Roman" w:cs="Times New Roman"/>
          <w:color w:val="000000"/>
          <w:sz w:val="24"/>
          <w:szCs w:val="24"/>
        </w:rPr>
        <w:t>55</w:t>
      </w:r>
      <w:r w:rsidR="00FB6299" w:rsidRPr="00064465">
        <w:rPr>
          <w:rFonts w:ascii="Times New Roman" w:eastAsia="Times New Roman" w:hAnsi="Times New Roman" w:cs="Times New Roman"/>
          <w:color w:val="000000"/>
          <w:sz w:val="24"/>
          <w:szCs w:val="24"/>
        </w:rPr>
        <w:t xml:space="preserve">%. </w:t>
      </w:r>
      <w:r w:rsidR="00784E9B" w:rsidRPr="0006446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w:t>
      </w:r>
      <w:r w:rsidR="00784E9B" w:rsidRPr="00064465">
        <w:rPr>
          <w:rFonts w:ascii="Times New Roman" w:eastAsia="Times New Roman" w:hAnsi="Times New Roman" w:cs="Times New Roman"/>
          <w:color w:val="000000"/>
          <w:sz w:val="24"/>
          <w:szCs w:val="24"/>
        </w:rPr>
        <w:t xml:space="preserve"> </w:t>
      </w:r>
      <w:r w:rsidR="00F459AD" w:rsidRPr="00064465">
        <w:rPr>
          <w:rFonts w:ascii="Times New Roman" w:eastAsia="Times New Roman" w:hAnsi="Times New Roman" w:cs="Times New Roman"/>
          <w:color w:val="000000"/>
          <w:sz w:val="24"/>
          <w:szCs w:val="24"/>
        </w:rPr>
        <w:t>shows the</w:t>
      </w:r>
      <w:r w:rsidR="00FB6299" w:rsidRPr="00064465">
        <w:rPr>
          <w:rFonts w:ascii="Times New Roman" w:eastAsia="Times New Roman" w:hAnsi="Times New Roman" w:cs="Times New Roman"/>
          <w:color w:val="000000"/>
          <w:sz w:val="24"/>
          <w:szCs w:val="24"/>
        </w:rPr>
        <w:t xml:space="preserve"> average proportion of correct responses for various types of test </w:t>
      </w:r>
      <w:del w:id="35" w:author="mingjia hu" w:date="2023-02-27T16:14:00Z">
        <w:r w:rsidR="00FB6299" w:rsidRPr="00064465" w:rsidDel="0091549C">
          <w:rPr>
            <w:rFonts w:ascii="Times New Roman" w:eastAsia="Times New Roman" w:hAnsi="Times New Roman" w:cs="Times New Roman"/>
            <w:color w:val="000000"/>
            <w:sz w:val="24"/>
            <w:szCs w:val="24"/>
          </w:rPr>
          <w:delText>items</w:delText>
        </w:r>
      </w:del>
      <w:ins w:id="36" w:author="mingjia hu" w:date="2023-02-27T16:14:00Z">
        <w:r w:rsidR="0091549C">
          <w:rPr>
            <w:rFonts w:ascii="Times New Roman" w:eastAsia="Times New Roman" w:hAnsi="Times New Roman" w:cs="Times New Roman"/>
            <w:color w:val="000000"/>
            <w:sz w:val="24"/>
            <w:szCs w:val="24"/>
          </w:rPr>
          <w:t>patterns</w:t>
        </w:r>
      </w:ins>
      <w:r w:rsidR="00784E9B" w:rsidRPr="00064465">
        <w:rPr>
          <w:rFonts w:ascii="Times New Roman" w:eastAsia="Times New Roman" w:hAnsi="Times New Roman" w:cs="Times New Roman"/>
          <w:color w:val="000000"/>
          <w:sz w:val="24"/>
          <w:szCs w:val="24"/>
        </w:rPr>
        <w:t xml:space="preserve">.  </w:t>
      </w:r>
      <w:r w:rsidR="007B16A6" w:rsidRPr="00064465">
        <w:rPr>
          <w:rFonts w:ascii="Times New Roman" w:eastAsia="Times New Roman" w:hAnsi="Times New Roman" w:cs="Times New Roman"/>
          <w:color w:val="000000"/>
          <w:sz w:val="24"/>
          <w:szCs w:val="24"/>
        </w:rPr>
        <w:t>The general trend is that the classification accuracy is the highest for the prototypes, and gradually decreases in the order of low-, medium- and high-level distortion test patterns. Moreover, the trend of accuracy drop is markedly more pronounced and drastic for the training conditions w</w:t>
      </w:r>
      <w:r w:rsidR="00064465" w:rsidRPr="00064465">
        <w:rPr>
          <w:rFonts w:ascii="Times New Roman" w:eastAsia="Times New Roman" w:hAnsi="Times New Roman" w:cs="Times New Roman"/>
          <w:color w:val="000000"/>
          <w:sz w:val="24"/>
          <w:szCs w:val="24"/>
        </w:rPr>
        <w:t>ith low- and mixed-</w:t>
      </w:r>
      <w:del w:id="37" w:author="mingjia hu" w:date="2023-02-27T16:07:00Z">
        <w:r w:rsidR="00064465" w:rsidRPr="00064465" w:rsidDel="00030B2E">
          <w:rPr>
            <w:rFonts w:ascii="Times New Roman" w:eastAsia="Times New Roman" w:hAnsi="Times New Roman" w:cs="Times New Roman"/>
            <w:color w:val="000000"/>
            <w:sz w:val="24"/>
            <w:szCs w:val="24"/>
          </w:rPr>
          <w:delText xml:space="preserve">distortions </w:delText>
        </w:r>
      </w:del>
      <w:ins w:id="38" w:author="mingjia hu" w:date="2023-02-27T16:07:00Z">
        <w:r w:rsidR="00030B2E">
          <w:rPr>
            <w:rFonts w:ascii="Times New Roman" w:eastAsia="Times New Roman" w:hAnsi="Times New Roman" w:cs="Times New Roman"/>
            <w:color w:val="000000"/>
            <w:sz w:val="24"/>
            <w:szCs w:val="24"/>
          </w:rPr>
          <w:t>level distortions</w:t>
        </w:r>
        <w:r w:rsidR="00030B2E" w:rsidRPr="00064465">
          <w:rPr>
            <w:rFonts w:ascii="Times New Roman" w:eastAsia="Times New Roman" w:hAnsi="Times New Roman" w:cs="Times New Roman"/>
            <w:color w:val="000000"/>
            <w:sz w:val="24"/>
            <w:szCs w:val="24"/>
          </w:rPr>
          <w:t xml:space="preserve"> </w:t>
        </w:r>
      </w:ins>
      <w:r w:rsidR="00064465" w:rsidRPr="00064465">
        <w:rPr>
          <w:rFonts w:ascii="Times New Roman" w:eastAsia="Times New Roman" w:hAnsi="Times New Roman" w:cs="Times New Roman"/>
          <w:color w:val="000000"/>
          <w:sz w:val="24"/>
          <w:szCs w:val="24"/>
        </w:rPr>
        <w:t>than the medium- and high-distortion conditions.</w:t>
      </w:r>
      <w:ins w:id="39" w:author="mingjia hu" w:date="2023-02-27T16:09:00Z">
        <w:r w:rsidR="00030B2E">
          <w:rPr>
            <w:rFonts w:ascii="Times New Roman" w:eastAsia="Times New Roman" w:hAnsi="Times New Roman" w:cs="Times New Roman"/>
            <w:color w:val="000000"/>
            <w:sz w:val="24"/>
            <w:szCs w:val="24"/>
          </w:rPr>
          <w:t xml:space="preserve"> </w:t>
        </w:r>
        <w:r w:rsidR="00030B2E" w:rsidRPr="00013A98">
          <w:rPr>
            <w:rFonts w:ascii="Times New Roman" w:eastAsia="Times New Roman" w:hAnsi="Times New Roman" w:cs="Times New Roman"/>
            <w:color w:val="000000"/>
            <w:sz w:val="24"/>
            <w:szCs w:val="24"/>
          </w:rPr>
          <w:t xml:space="preserve">Using formal models of </w:t>
        </w:r>
      </w:ins>
      <w:ins w:id="40" w:author="mingjia hu" w:date="2023-02-27T16:10:00Z">
        <w:r w:rsidR="00030B2E" w:rsidRPr="00013A98">
          <w:rPr>
            <w:rFonts w:ascii="Times New Roman" w:eastAsia="Times New Roman" w:hAnsi="Times New Roman" w:cs="Times New Roman"/>
            <w:color w:val="000000"/>
            <w:sz w:val="24"/>
            <w:szCs w:val="24"/>
          </w:rPr>
          <w:t xml:space="preserve">categorization, we attempt to </w:t>
        </w:r>
      </w:ins>
      <w:ins w:id="41" w:author="mingjia hu" w:date="2023-02-27T16:11:00Z">
        <w:r w:rsidR="00030B2E" w:rsidRPr="00013A98">
          <w:rPr>
            <w:rFonts w:ascii="Times New Roman" w:eastAsia="Times New Roman" w:hAnsi="Times New Roman" w:cs="Times New Roman"/>
            <w:color w:val="000000"/>
            <w:sz w:val="24"/>
            <w:szCs w:val="24"/>
          </w:rPr>
          <w:t xml:space="preserve">model </w:t>
        </w:r>
        <w:r w:rsidR="0091549C" w:rsidRPr="00013A98">
          <w:rPr>
            <w:rFonts w:ascii="Times New Roman" w:eastAsia="Times New Roman" w:hAnsi="Times New Roman" w:cs="Times New Roman"/>
            <w:color w:val="000000"/>
            <w:sz w:val="24"/>
            <w:szCs w:val="24"/>
          </w:rPr>
          <w:t xml:space="preserve">the classification </w:t>
        </w:r>
      </w:ins>
      <w:ins w:id="42" w:author="mingjia hu" w:date="2023-02-27T16:12:00Z">
        <w:r w:rsidR="0091549C" w:rsidRPr="00013A98">
          <w:rPr>
            <w:rFonts w:ascii="Times New Roman" w:eastAsia="Times New Roman" w:hAnsi="Times New Roman" w:cs="Times New Roman"/>
            <w:color w:val="000000"/>
            <w:sz w:val="24"/>
            <w:szCs w:val="24"/>
          </w:rPr>
          <w:t>performance</w:t>
        </w:r>
      </w:ins>
      <w:ins w:id="43" w:author="mingjia hu" w:date="2023-02-27T16:11:00Z">
        <w:r w:rsidR="0091549C" w:rsidRPr="00013A98">
          <w:rPr>
            <w:rFonts w:ascii="Times New Roman" w:eastAsia="Times New Roman" w:hAnsi="Times New Roman" w:cs="Times New Roman"/>
            <w:color w:val="000000"/>
            <w:sz w:val="24"/>
            <w:szCs w:val="24"/>
          </w:rPr>
          <w:t xml:space="preserve"> in the test phase at the level of individual test patterns</w:t>
        </w:r>
      </w:ins>
      <w:ins w:id="44" w:author="mingjia hu" w:date="2023-02-27T16:12:00Z">
        <w:r w:rsidR="0091549C" w:rsidRPr="00013A98">
          <w:rPr>
            <w:rFonts w:ascii="Times New Roman" w:eastAsia="Times New Roman" w:hAnsi="Times New Roman" w:cs="Times New Roman"/>
            <w:color w:val="000000"/>
            <w:sz w:val="24"/>
            <w:szCs w:val="24"/>
          </w:rPr>
          <w:t>.</w:t>
        </w:r>
      </w:ins>
      <w:r w:rsidR="00064465" w:rsidRPr="00013A98">
        <w:rPr>
          <w:rFonts w:ascii="Times New Roman" w:eastAsia="Times New Roman" w:hAnsi="Times New Roman" w:cs="Times New Roman"/>
          <w:color w:val="000000"/>
          <w:sz w:val="24"/>
          <w:szCs w:val="24"/>
        </w:rPr>
        <w:t xml:space="preserve"> </w:t>
      </w:r>
      <w:ins w:id="45" w:author="mingjia hu" w:date="2023-02-27T16:05:00Z">
        <w:r w:rsidR="00030B2E" w:rsidRPr="00013A98">
          <w:rPr>
            <w:rFonts w:ascii="Times New Roman" w:eastAsia="Times New Roman" w:hAnsi="Times New Roman" w:cs="Times New Roman"/>
            <w:color w:val="000000"/>
            <w:sz w:val="24"/>
            <w:szCs w:val="24"/>
          </w:rPr>
          <w:t>Since the</w:t>
        </w:r>
      </w:ins>
      <w:ins w:id="46" w:author="mingjia hu" w:date="2023-02-27T17:36:00Z">
        <w:r w:rsidR="00B44DCF" w:rsidRPr="00013A98">
          <w:rPr>
            <w:rFonts w:ascii="Times New Roman" w:eastAsia="Times New Roman" w:hAnsi="Times New Roman" w:cs="Times New Roman"/>
            <w:color w:val="000000"/>
            <w:sz w:val="24"/>
            <w:szCs w:val="24"/>
          </w:rPr>
          <w:t xml:space="preserve"> subjects in the</w:t>
        </w:r>
      </w:ins>
      <w:ins w:id="47" w:author="mingjia hu" w:date="2023-02-27T16:05:00Z">
        <w:r w:rsidR="00030B2E" w:rsidRPr="00013A98">
          <w:rPr>
            <w:rFonts w:ascii="Times New Roman" w:eastAsia="Times New Roman" w:hAnsi="Times New Roman" w:cs="Times New Roman"/>
            <w:color w:val="000000"/>
            <w:sz w:val="24"/>
            <w:szCs w:val="24"/>
          </w:rPr>
          <w:t xml:space="preserve"> </w:t>
        </w:r>
      </w:ins>
      <w:ins w:id="48" w:author="mingjia hu" w:date="2023-02-27T17:00:00Z">
        <w:r w:rsidR="00CA5106" w:rsidRPr="00013A98">
          <w:rPr>
            <w:rFonts w:ascii="Times New Roman" w:eastAsia="Times New Roman" w:hAnsi="Times New Roman" w:cs="Times New Roman"/>
            <w:color w:val="000000"/>
            <w:sz w:val="24"/>
            <w:szCs w:val="24"/>
          </w:rPr>
          <w:t>low-distortion c</w:t>
        </w:r>
      </w:ins>
      <w:ins w:id="49" w:author="mingjia hu" w:date="2023-02-27T16:14:00Z">
        <w:r w:rsidR="0091549C" w:rsidRPr="00013A98">
          <w:rPr>
            <w:rFonts w:ascii="Times New Roman" w:eastAsia="Times New Roman" w:hAnsi="Times New Roman" w:cs="Times New Roman"/>
            <w:color w:val="000000"/>
            <w:sz w:val="24"/>
            <w:szCs w:val="24"/>
          </w:rPr>
          <w:t xml:space="preserve">ondition </w:t>
        </w:r>
      </w:ins>
      <w:ins w:id="50" w:author="mingjia hu" w:date="2023-02-27T16:15:00Z">
        <w:r w:rsidR="00B44DCF" w:rsidRPr="00013A98">
          <w:rPr>
            <w:rFonts w:ascii="Times New Roman" w:eastAsia="Times New Roman" w:hAnsi="Times New Roman" w:cs="Times New Roman"/>
            <w:color w:val="000000"/>
            <w:sz w:val="24"/>
            <w:szCs w:val="24"/>
          </w:rPr>
          <w:t>show</w:t>
        </w:r>
      </w:ins>
      <w:ins w:id="51" w:author="mingjia hu" w:date="2023-02-27T16:14:00Z">
        <w:r w:rsidR="0091549C" w:rsidRPr="00013A98">
          <w:rPr>
            <w:rFonts w:ascii="Times New Roman" w:eastAsia="Times New Roman" w:hAnsi="Times New Roman" w:cs="Times New Roman"/>
            <w:color w:val="000000"/>
            <w:sz w:val="24"/>
            <w:szCs w:val="24"/>
          </w:rPr>
          <w:t xml:space="preserve"> </w:t>
        </w:r>
      </w:ins>
      <w:ins w:id="52" w:author="mingjia hu" w:date="2023-02-27T16:15:00Z">
        <w:r w:rsidR="0091549C" w:rsidRPr="00013A98">
          <w:rPr>
            <w:rFonts w:ascii="Times New Roman" w:eastAsia="Times New Roman" w:hAnsi="Times New Roman" w:cs="Times New Roman"/>
            <w:color w:val="000000"/>
            <w:sz w:val="24"/>
            <w:szCs w:val="24"/>
          </w:rPr>
          <w:t xml:space="preserve">substantially </w:t>
        </w:r>
      </w:ins>
      <w:ins w:id="53" w:author="mingjia hu" w:date="2023-02-27T16:59:00Z">
        <w:r w:rsidR="00CA5106" w:rsidRPr="00013A98">
          <w:rPr>
            <w:rFonts w:ascii="Times New Roman" w:eastAsia="Times New Roman" w:hAnsi="Times New Roman" w:cs="Times New Roman"/>
            <w:color w:val="000000"/>
            <w:sz w:val="24"/>
            <w:szCs w:val="24"/>
          </w:rPr>
          <w:t>higher</w:t>
        </w:r>
      </w:ins>
      <w:ins w:id="54" w:author="mingjia hu" w:date="2023-02-27T16:15:00Z">
        <w:r w:rsidR="0091549C" w:rsidRPr="00013A98">
          <w:rPr>
            <w:rFonts w:ascii="Times New Roman" w:eastAsia="Times New Roman" w:hAnsi="Times New Roman" w:cs="Times New Roman"/>
            <w:color w:val="000000"/>
            <w:sz w:val="24"/>
            <w:szCs w:val="24"/>
          </w:rPr>
          <w:t xml:space="preserve"> </w:t>
        </w:r>
      </w:ins>
      <w:ins w:id="55" w:author="mingjia hu" w:date="2023-02-27T16:59:00Z">
        <w:r w:rsidR="00CA5106" w:rsidRPr="00013A98">
          <w:rPr>
            <w:rFonts w:ascii="Times New Roman" w:eastAsia="Times New Roman" w:hAnsi="Times New Roman" w:cs="Times New Roman"/>
            <w:color w:val="000000"/>
            <w:sz w:val="24"/>
            <w:szCs w:val="24"/>
          </w:rPr>
          <w:t xml:space="preserve">classification accuracy at the end of training and for </w:t>
        </w:r>
      </w:ins>
      <w:ins w:id="56" w:author="mingjia hu" w:date="2023-02-27T17:05:00Z">
        <w:r w:rsidR="00CA5106" w:rsidRPr="00013A98">
          <w:rPr>
            <w:rFonts w:ascii="Times New Roman" w:eastAsia="Times New Roman" w:hAnsi="Times New Roman" w:cs="Times New Roman"/>
            <w:color w:val="000000"/>
            <w:sz w:val="24"/>
            <w:szCs w:val="24"/>
          </w:rPr>
          <w:t xml:space="preserve">the </w:t>
        </w:r>
      </w:ins>
      <w:ins w:id="57" w:author="mingjia hu" w:date="2023-02-27T16:59:00Z">
        <w:r w:rsidR="00CA5106" w:rsidRPr="00013A98">
          <w:rPr>
            <w:rFonts w:ascii="Times New Roman" w:eastAsia="Times New Roman" w:hAnsi="Times New Roman" w:cs="Times New Roman"/>
            <w:color w:val="000000"/>
            <w:sz w:val="24"/>
            <w:szCs w:val="24"/>
          </w:rPr>
          <w:t>old items in the test phase</w:t>
        </w:r>
      </w:ins>
      <w:ins w:id="58" w:author="mingjia hu" w:date="2023-02-27T17:06:00Z">
        <w:r w:rsidR="00CA5106" w:rsidRPr="00013A98">
          <w:rPr>
            <w:rFonts w:ascii="Times New Roman" w:eastAsia="Times New Roman" w:hAnsi="Times New Roman" w:cs="Times New Roman"/>
            <w:color w:val="000000"/>
            <w:sz w:val="24"/>
            <w:szCs w:val="24"/>
          </w:rPr>
          <w:t xml:space="preserve"> compared to other conditions</w:t>
        </w:r>
      </w:ins>
      <w:ins w:id="59" w:author="mingjia hu" w:date="2023-02-27T16:59:00Z">
        <w:r w:rsidR="00CA5106" w:rsidRPr="00013A98">
          <w:rPr>
            <w:rFonts w:ascii="Times New Roman" w:eastAsia="Times New Roman" w:hAnsi="Times New Roman" w:cs="Times New Roman"/>
            <w:color w:val="000000"/>
            <w:sz w:val="24"/>
            <w:szCs w:val="24"/>
          </w:rPr>
          <w:t xml:space="preserve">, we </w:t>
        </w:r>
      </w:ins>
      <w:ins w:id="60" w:author="mingjia hu" w:date="2023-02-27T17:12:00Z">
        <w:r w:rsidR="00CD181D" w:rsidRPr="00013A98">
          <w:rPr>
            <w:rFonts w:ascii="Times New Roman" w:eastAsia="Times New Roman" w:hAnsi="Times New Roman" w:cs="Times New Roman"/>
            <w:color w:val="000000"/>
            <w:sz w:val="24"/>
            <w:szCs w:val="24"/>
          </w:rPr>
          <w:t xml:space="preserve">decided to </w:t>
        </w:r>
      </w:ins>
      <w:ins w:id="61" w:author="mingjia hu" w:date="2023-02-27T17:34:00Z">
        <w:r w:rsidR="00B44DCF" w:rsidRPr="00013A98">
          <w:rPr>
            <w:rFonts w:ascii="Times New Roman" w:eastAsia="Times New Roman" w:hAnsi="Times New Roman" w:cs="Times New Roman"/>
            <w:color w:val="000000"/>
            <w:sz w:val="24"/>
            <w:szCs w:val="24"/>
          </w:rPr>
          <w:t xml:space="preserve">focus the modeling analysis on the </w:t>
        </w:r>
      </w:ins>
      <w:ins w:id="62" w:author="mingjia hu" w:date="2023-02-27T17:35:00Z">
        <w:r w:rsidR="00B44DCF" w:rsidRPr="00013A98">
          <w:rPr>
            <w:rFonts w:ascii="Times New Roman" w:eastAsia="Times New Roman" w:hAnsi="Times New Roman" w:cs="Times New Roman"/>
            <w:color w:val="000000"/>
            <w:sz w:val="24"/>
            <w:szCs w:val="24"/>
          </w:rPr>
          <w:t>low-distortion condition.</w:t>
        </w:r>
        <w:r w:rsidR="00B44DCF">
          <w:rPr>
            <w:rFonts w:ascii="Times New Roman" w:eastAsia="Times New Roman" w:hAnsi="Times New Roman" w:cs="Times New Roman"/>
            <w:color w:val="000000"/>
            <w:sz w:val="24"/>
            <w:szCs w:val="24"/>
          </w:rPr>
          <w:t xml:space="preserve"> </w:t>
        </w:r>
      </w:ins>
    </w:p>
    <w:p w14:paraId="148818D3" w14:textId="77777777" w:rsidR="0091549C" w:rsidRPr="00A34C00" w:rsidRDefault="0091549C" w:rsidP="00A34C00">
      <w:pPr>
        <w:spacing w:line="480" w:lineRule="auto"/>
        <w:ind w:firstLine="720"/>
        <w:rPr>
          <w:rFonts w:ascii="Times New Roman" w:hAnsi="Times New Roman" w:cs="Times New Roman"/>
          <w:color w:val="000000"/>
          <w:sz w:val="24"/>
          <w:szCs w:val="24"/>
        </w:rPr>
      </w:pPr>
    </w:p>
    <w:p w14:paraId="206DC280" w14:textId="77777777" w:rsidR="003F1DA4" w:rsidRDefault="003F1DA4">
      <w:pPr>
        <w:rPr>
          <w:rFonts w:ascii="Times New Roman" w:hAnsi="Times New Roman" w:cs="Times New Roman"/>
          <w:sz w:val="24"/>
          <w:szCs w:val="24"/>
        </w:rPr>
      </w:pPr>
    </w:p>
    <w:p w14:paraId="2DCB7959" w14:textId="77777777" w:rsidR="003F1DA4" w:rsidRDefault="00AC5CC7" w:rsidP="00A34C00">
      <w:pPr>
        <w:jc w:val="center"/>
        <w:rPr>
          <w:rFonts w:ascii="Times New Roman" w:hAnsi="Times New Roman" w:cs="Times New Roman"/>
          <w:sz w:val="24"/>
          <w:szCs w:val="24"/>
        </w:rPr>
      </w:pPr>
      <w:r>
        <w:rPr>
          <w:rFonts w:ascii="Times New Roman" w:hAnsi="Times New Roman" w:cs="Times New Roman"/>
          <w:sz w:val="24"/>
          <w:szCs w:val="24"/>
        </w:rPr>
        <w:t>Model-based account</w:t>
      </w:r>
      <w:r w:rsidR="00530A43">
        <w:rPr>
          <w:rFonts w:ascii="Times New Roman" w:hAnsi="Times New Roman" w:cs="Times New Roman"/>
          <w:sz w:val="24"/>
          <w:szCs w:val="24"/>
        </w:rPr>
        <w:t>s</w:t>
      </w:r>
      <w:r>
        <w:rPr>
          <w:rFonts w:ascii="Times New Roman" w:hAnsi="Times New Roman" w:cs="Times New Roman"/>
          <w:sz w:val="24"/>
          <w:szCs w:val="24"/>
        </w:rPr>
        <w:t xml:space="preserve"> of </w:t>
      </w:r>
      <w:r w:rsidR="00345388">
        <w:rPr>
          <w:rFonts w:ascii="Times New Roman" w:hAnsi="Times New Roman" w:cs="Times New Roman"/>
          <w:sz w:val="24"/>
          <w:szCs w:val="24"/>
        </w:rPr>
        <w:t xml:space="preserve">the </w:t>
      </w:r>
      <w:r>
        <w:rPr>
          <w:rFonts w:ascii="Times New Roman" w:hAnsi="Times New Roman" w:cs="Times New Roman"/>
          <w:sz w:val="24"/>
          <w:szCs w:val="24"/>
        </w:rPr>
        <w:t xml:space="preserve">classification </w:t>
      </w:r>
      <w:r w:rsidR="00A34C00">
        <w:rPr>
          <w:rFonts w:ascii="Times New Roman" w:hAnsi="Times New Roman" w:cs="Times New Roman"/>
          <w:sz w:val="24"/>
          <w:szCs w:val="24"/>
        </w:rPr>
        <w:t>data</w:t>
      </w:r>
    </w:p>
    <w:p w14:paraId="71FB24CB" w14:textId="77777777" w:rsidR="00D67E0C" w:rsidRDefault="00D67E0C">
      <w:pPr>
        <w:rPr>
          <w:rFonts w:ascii="Times New Roman" w:hAnsi="Times New Roman" w:cs="Times New Roman"/>
          <w:sz w:val="24"/>
          <w:szCs w:val="24"/>
        </w:rPr>
      </w:pPr>
    </w:p>
    <w:p w14:paraId="4ABF7B4D" w14:textId="77777777" w:rsidR="008C7C7B" w:rsidRDefault="008C7C7B" w:rsidP="0040454C">
      <w:pPr>
        <w:pStyle w:val="NormalWeb"/>
        <w:spacing w:before="0" w:beforeAutospacing="0" w:after="0" w:afterAutospacing="0" w:line="480" w:lineRule="auto"/>
        <w:ind w:firstLine="360"/>
        <w:contextualSpacing/>
        <w:rPr>
          <w:color w:val="000000"/>
        </w:rPr>
      </w:pPr>
      <w:r w:rsidRPr="004062DA">
        <w:rPr>
          <w:color w:val="000000"/>
        </w:rPr>
        <w:t>There has been a huge and influential previous literature that has used the dot-pattern prototype-distortion paradigm for investigating the nature of human category learning.  </w:t>
      </w:r>
      <w:r>
        <w:rPr>
          <w:color w:val="000000"/>
        </w:rPr>
        <w:t>However</w:t>
      </w:r>
      <w:r w:rsidR="00D67E0C">
        <w:rPr>
          <w:color w:val="000000"/>
        </w:rPr>
        <w:t xml:space="preserve">, </w:t>
      </w:r>
      <w:r>
        <w:rPr>
          <w:color w:val="000000"/>
        </w:rPr>
        <w:t>rigorous</w:t>
      </w:r>
      <w:r w:rsidR="00F11AC6">
        <w:rPr>
          <w:color w:val="000000"/>
        </w:rPr>
        <w:t xml:space="preserve"> formal modeling of classification responses based on the dot-pattern distortion paradigm suffers from a limitation that </w:t>
      </w:r>
      <w:r w:rsidR="00D67E0C">
        <w:rPr>
          <w:color w:val="000000"/>
        </w:rPr>
        <w:t xml:space="preserve">the psychological dimensions that compose the patterns are unknown.  </w:t>
      </w:r>
      <w:r w:rsidR="000003FD">
        <w:rPr>
          <w:color w:val="000000"/>
        </w:rPr>
        <w:t xml:space="preserve">To compare the </w:t>
      </w:r>
      <w:r w:rsidR="00E23FEF">
        <w:rPr>
          <w:color w:val="000000"/>
        </w:rPr>
        <w:t xml:space="preserve">effectiveness </w:t>
      </w:r>
      <w:r w:rsidR="000003FD">
        <w:rPr>
          <w:color w:val="000000"/>
        </w:rPr>
        <w:t xml:space="preserve">of different </w:t>
      </w:r>
      <w:r w:rsidR="00E23FEF">
        <w:rPr>
          <w:color w:val="000000"/>
        </w:rPr>
        <w:t>methods of feature</w:t>
      </w:r>
      <w:r w:rsidR="0036315E">
        <w:rPr>
          <w:color w:val="000000"/>
        </w:rPr>
        <w:t>-space</w:t>
      </w:r>
      <w:r w:rsidR="00E23FEF">
        <w:rPr>
          <w:color w:val="000000"/>
        </w:rPr>
        <w:t xml:space="preserve"> representation</w:t>
      </w:r>
      <w:r w:rsidR="000003FD">
        <w:rPr>
          <w:color w:val="000000"/>
        </w:rPr>
        <w:t xml:space="preserve">, we applied two </w:t>
      </w:r>
      <w:r>
        <w:rPr>
          <w:color w:val="000000"/>
        </w:rPr>
        <w:t>traditional</w:t>
      </w:r>
      <w:r w:rsidR="000003FD">
        <w:rPr>
          <w:color w:val="000000"/>
        </w:rPr>
        <w:t xml:space="preserve"> methods of characterizing between-pattern</w:t>
      </w:r>
      <w:r>
        <w:rPr>
          <w:color w:val="000000"/>
        </w:rPr>
        <w:t xml:space="preserve"> similarities to our modeling and devised an innovative deep-learning-based method in an attempt to address the limitations of the traditional methods.</w:t>
      </w:r>
      <w:r w:rsidR="000003FD">
        <w:rPr>
          <w:color w:val="000000"/>
        </w:rPr>
        <w:t xml:space="preserve"> </w:t>
      </w:r>
    </w:p>
    <w:p w14:paraId="2EEA270B" w14:textId="77777777" w:rsidR="00317E0A" w:rsidRDefault="00D67E0C" w:rsidP="0040454C">
      <w:pPr>
        <w:pStyle w:val="NormalWeb"/>
        <w:spacing w:before="0" w:beforeAutospacing="0" w:after="0" w:afterAutospacing="0" w:line="480" w:lineRule="auto"/>
        <w:ind w:firstLine="360"/>
        <w:contextualSpacing/>
        <w:rPr>
          <w:color w:val="000000"/>
        </w:rPr>
      </w:pPr>
      <w:r>
        <w:rPr>
          <w:color w:val="000000"/>
        </w:rPr>
        <w:t xml:space="preserve">In </w:t>
      </w:r>
      <w:r w:rsidR="008C7C7B">
        <w:rPr>
          <w:color w:val="000000"/>
        </w:rPr>
        <w:t>the first approach</w:t>
      </w:r>
      <w:r>
        <w:rPr>
          <w:color w:val="000000"/>
        </w:rPr>
        <w:t xml:space="preserve">, </w:t>
      </w:r>
      <w:r w:rsidR="008C7C7B">
        <w:rPr>
          <w:color w:val="000000"/>
        </w:rPr>
        <w:t>we use</w:t>
      </w:r>
      <w:r>
        <w:rPr>
          <w:color w:val="000000"/>
        </w:rPr>
        <w:t xml:space="preserve"> the </w:t>
      </w:r>
      <w:r w:rsidR="00F11AC6">
        <w:rPr>
          <w:color w:val="000000"/>
        </w:rPr>
        <w:t>x-y</w:t>
      </w:r>
      <w:r>
        <w:rPr>
          <w:color w:val="000000"/>
        </w:rPr>
        <w:t xml:space="preserve"> coordinates of the 9 dots in each pattern as </w:t>
      </w:r>
      <w:r w:rsidR="000003FD">
        <w:rPr>
          <w:color w:val="000000"/>
        </w:rPr>
        <w:t>the assumed dimensions</w:t>
      </w:r>
      <w:r>
        <w:rPr>
          <w:color w:val="000000"/>
        </w:rPr>
        <w:t xml:space="preserve">, and compute similarities between patterns based on distances between corresponding dots in each of the patterns.  </w:t>
      </w:r>
      <w:r w:rsidR="004B7961">
        <w:rPr>
          <w:color w:val="000000"/>
        </w:rPr>
        <w:t xml:space="preserve">Since all </w:t>
      </w:r>
      <w:r w:rsidR="005E7CE0">
        <w:rPr>
          <w:color w:val="000000"/>
        </w:rPr>
        <w:t>three</w:t>
      </w:r>
      <w:r w:rsidR="004B7961">
        <w:rPr>
          <w:color w:val="000000"/>
        </w:rPr>
        <w:t xml:space="preserve"> category prototypes are </w:t>
      </w:r>
      <w:r w:rsidR="008B7857">
        <w:rPr>
          <w:color w:val="000000"/>
        </w:rPr>
        <w:t xml:space="preserve">generated by placing the 9 dots in random positions, we need to specify the correspondences between the dots of patterns across categories. To do this, we computed the sum-squared distances between </w:t>
      </w:r>
      <w:r w:rsidR="003A622F">
        <w:rPr>
          <w:color w:val="000000"/>
        </w:rPr>
        <w:t>individual dots in two of the category prototypes under every possible way of alignment, and determined the alignment that yields the shortest distance to be the final solution for the subsequent distance computation. Likewise, we also defined the correspondences between the dots in the third category</w:t>
      </w:r>
      <w:r w:rsidR="000F2A52">
        <w:rPr>
          <w:color w:val="000000"/>
        </w:rPr>
        <w:t xml:space="preserve"> prototype</w:t>
      </w:r>
      <w:r w:rsidR="003A622F">
        <w:rPr>
          <w:color w:val="000000"/>
        </w:rPr>
        <w:t xml:space="preserve"> and the ones in the first two </w:t>
      </w:r>
      <w:r w:rsidR="000F2A52">
        <w:rPr>
          <w:color w:val="000000"/>
        </w:rPr>
        <w:t>based on the sum of the distances between the dots in the third prototype and those in the first two prototypes.</w:t>
      </w:r>
      <w:r w:rsidR="00317E0A">
        <w:rPr>
          <w:color w:val="000000"/>
        </w:rPr>
        <w:t xml:space="preserve"> Notably,</w:t>
      </w:r>
      <w:r>
        <w:rPr>
          <w:color w:val="000000"/>
        </w:rPr>
        <w:t xml:space="preserve"> </w:t>
      </w:r>
      <w:r w:rsidR="00317E0A">
        <w:rPr>
          <w:color w:val="000000"/>
        </w:rPr>
        <w:t xml:space="preserve">such modeling approach has a major shortcoming in characterizing the psychological representations of the dot patterns: </w:t>
      </w:r>
      <w:r>
        <w:rPr>
          <w:color w:val="000000"/>
        </w:rPr>
        <w:t>the configurations of dots in the patterns give rise to salient emergent dimensions</w:t>
      </w:r>
      <w:r w:rsidR="000F2A52">
        <w:rPr>
          <w:color w:val="000000"/>
        </w:rPr>
        <w:t xml:space="preserve"> (e.g. </w:t>
      </w:r>
      <w:r w:rsidR="00317E0A">
        <w:rPr>
          <w:color w:val="000000"/>
        </w:rPr>
        <w:t>spatial extent</w:t>
      </w:r>
      <w:r w:rsidR="000F2A52">
        <w:rPr>
          <w:color w:val="000000"/>
        </w:rPr>
        <w:t xml:space="preserve"> of the patterns, clustering of </w:t>
      </w:r>
      <w:r w:rsidR="00317E0A">
        <w:rPr>
          <w:color w:val="000000"/>
        </w:rPr>
        <w:t>the dots, symmetry)</w:t>
      </w:r>
      <w:r>
        <w:rPr>
          <w:color w:val="000000"/>
        </w:rPr>
        <w:t xml:space="preserve"> that are not captured by the phys</w:t>
      </w:r>
      <w:r w:rsidR="00317E0A">
        <w:rPr>
          <w:color w:val="000000"/>
        </w:rPr>
        <w:t xml:space="preserve">ical dot locations themselves. </w:t>
      </w:r>
      <w:r>
        <w:rPr>
          <w:color w:val="000000"/>
        </w:rPr>
        <w:t xml:space="preserve">  </w:t>
      </w:r>
    </w:p>
    <w:p w14:paraId="67E8A450" w14:textId="1458D2B7" w:rsidR="00D67E0C" w:rsidRDefault="00D67E0C" w:rsidP="0040454C">
      <w:pPr>
        <w:pStyle w:val="NormalWeb"/>
        <w:spacing w:before="0" w:beforeAutospacing="0" w:after="0" w:afterAutospacing="0" w:line="480" w:lineRule="auto"/>
        <w:ind w:firstLine="360"/>
        <w:contextualSpacing/>
        <w:rPr>
          <w:ins w:id="63" w:author="mingjia hu" w:date="2023-03-01T16:43:00Z"/>
          <w:color w:val="000000"/>
        </w:rPr>
      </w:pPr>
      <w:r>
        <w:rPr>
          <w:color w:val="000000"/>
        </w:rPr>
        <w:lastRenderedPageBreak/>
        <w:t xml:space="preserve">In </w:t>
      </w:r>
      <w:r w:rsidR="00317E0A">
        <w:rPr>
          <w:color w:val="000000"/>
        </w:rPr>
        <w:t>the second</w:t>
      </w:r>
      <w:r>
        <w:rPr>
          <w:color w:val="000000"/>
        </w:rPr>
        <w:t xml:space="preserve"> approach, </w:t>
      </w:r>
      <w:r w:rsidR="00317E0A">
        <w:rPr>
          <w:color w:val="000000"/>
        </w:rPr>
        <w:t>we simply</w:t>
      </w:r>
      <w:r>
        <w:rPr>
          <w:color w:val="000000"/>
        </w:rPr>
        <w:t xml:space="preserve"> define free parameters representing the average similarity among </w:t>
      </w:r>
      <w:r w:rsidR="00317E0A">
        <w:rPr>
          <w:color w:val="000000"/>
        </w:rPr>
        <w:t>various types of patterns</w:t>
      </w:r>
      <w:r>
        <w:rPr>
          <w:color w:val="000000"/>
        </w:rPr>
        <w:t xml:space="preserve">, and substitute these parameter estimates into </w:t>
      </w:r>
      <w:del w:id="64" w:author="mingjia hu" w:date="2023-03-03T17:47:00Z">
        <w:r w:rsidDel="005259FB">
          <w:rPr>
            <w:color w:val="000000"/>
          </w:rPr>
          <w:delText xml:space="preserve">exemplar-model </w:delText>
        </w:r>
      </w:del>
      <w:del w:id="65" w:author="mingjia hu" w:date="2023-02-27T12:07:00Z">
        <w:r w:rsidDel="00C20815">
          <w:rPr>
            <w:color w:val="000000"/>
          </w:rPr>
          <w:delText xml:space="preserve">and prototype-model </w:delText>
        </w:r>
      </w:del>
      <w:del w:id="66" w:author="mingjia hu" w:date="2023-03-03T17:47:00Z">
        <w:r w:rsidDel="005259FB">
          <w:rPr>
            <w:color w:val="000000"/>
          </w:rPr>
          <w:delText>equations</w:delText>
        </w:r>
      </w:del>
      <w:ins w:id="67" w:author="mingjia hu" w:date="2023-03-03T17:47:00Z">
        <w:r w:rsidR="005259FB">
          <w:rPr>
            <w:color w:val="000000"/>
          </w:rPr>
          <w:t>formal categorization models</w:t>
        </w:r>
      </w:ins>
      <w:r>
        <w:rPr>
          <w:color w:val="000000"/>
        </w:rPr>
        <w:t xml:space="preserve"> for predicting classification.</w:t>
      </w:r>
      <w:r w:rsidR="00317E0A">
        <w:rPr>
          <w:color w:val="000000"/>
        </w:rPr>
        <w:t xml:space="preserve"> </w:t>
      </w:r>
      <w:del w:id="68" w:author="mingjia hu" w:date="2023-03-03T17:48:00Z">
        <w:r w:rsidR="00317E0A" w:rsidDel="005259FB">
          <w:rPr>
            <w:color w:val="000000"/>
          </w:rPr>
          <w:delText xml:space="preserve">Specifically, </w:delText>
        </w:r>
        <w:r w:rsidR="007851A1" w:rsidDel="005259FB">
          <w:rPr>
            <w:color w:val="000000"/>
          </w:rPr>
          <w:delText>this result</w:delText>
        </w:r>
        <w:r w:rsidR="00317E0A" w:rsidDel="005259FB">
          <w:rPr>
            <w:color w:val="000000"/>
          </w:rPr>
          <w:delText xml:space="preserve"> in the inclusion of </w:delText>
        </w:r>
        <w:r w:rsidR="005E7CE0" w:rsidDel="005259FB">
          <w:rPr>
            <w:color w:val="000000"/>
          </w:rPr>
          <w:delText>five</w:delText>
        </w:r>
        <w:r w:rsidR="00317E0A" w:rsidDel="005259FB">
          <w:rPr>
            <w:color w:val="000000"/>
          </w:rPr>
          <w:delText xml:space="preserve"> free parameters, </w:delText>
        </w:r>
        <w:r w:rsidR="00AA056E" w:rsidDel="005259FB">
          <w:rPr>
            <w:color w:val="000000"/>
          </w:rPr>
          <w:delText xml:space="preserve">namely the average similarity from the low-distortion training patterns to the prototype, the low-distortion patterns (excluding self-match), the medium-distortion patterns, the high-distortion patterns in the </w:delText>
        </w:r>
        <w:r w:rsidR="007851A1" w:rsidDel="005259FB">
          <w:rPr>
            <w:color w:val="000000"/>
          </w:rPr>
          <w:delText>target</w:delText>
        </w:r>
        <w:r w:rsidR="00AA056E" w:rsidDel="005259FB">
          <w:rPr>
            <w:color w:val="000000"/>
          </w:rPr>
          <w:delText xml:space="preserve"> category, and all types of patterns in the contrasting categories. </w:delText>
        </w:r>
      </w:del>
      <w:r>
        <w:rPr>
          <w:color w:val="000000"/>
        </w:rPr>
        <w:t xml:space="preserve">Although the approach is a reasonable one, it too has </w:t>
      </w:r>
      <w:r w:rsidR="00025A2C">
        <w:rPr>
          <w:color w:val="000000"/>
        </w:rPr>
        <w:t>a major limitation</w:t>
      </w:r>
      <w:r>
        <w:rPr>
          <w:color w:val="000000"/>
        </w:rPr>
        <w:t xml:space="preserve">.  </w:t>
      </w:r>
      <w:r w:rsidR="00394E88">
        <w:rPr>
          <w:color w:val="000000"/>
        </w:rPr>
        <w:t>Specifically</w:t>
      </w:r>
      <w:r>
        <w:rPr>
          <w:color w:val="000000"/>
        </w:rPr>
        <w:t xml:space="preserve">, it fails to capture the </w:t>
      </w:r>
      <w:r w:rsidR="00394E88">
        <w:rPr>
          <w:color w:val="000000"/>
        </w:rPr>
        <w:t>variability across different tokens of the same types of patterns</w:t>
      </w:r>
      <w:r>
        <w:rPr>
          <w:color w:val="000000"/>
        </w:rPr>
        <w:t xml:space="preserve">.  For example, </w:t>
      </w:r>
      <w:r w:rsidR="00AA056E">
        <w:rPr>
          <w:color w:val="000000"/>
        </w:rPr>
        <w:t>due to the random nature of</w:t>
      </w:r>
      <w:r>
        <w:rPr>
          <w:color w:val="000000"/>
        </w:rPr>
        <w:t xml:space="preserve"> the statistical-distortion algorithm</w:t>
      </w:r>
      <w:r w:rsidR="00AA056E">
        <w:rPr>
          <w:color w:val="000000"/>
        </w:rPr>
        <w:t xml:space="preserve"> used to generate dot patterns</w:t>
      </w:r>
      <w:r>
        <w:rPr>
          <w:color w:val="000000"/>
        </w:rPr>
        <w:t>, some medium-level distortions ma</w:t>
      </w:r>
      <w:r w:rsidR="004062DA">
        <w:rPr>
          <w:color w:val="000000"/>
        </w:rPr>
        <w:t>y be extremely easy to classify,</w:t>
      </w:r>
      <w:r>
        <w:rPr>
          <w:color w:val="000000"/>
        </w:rPr>
        <w:t xml:space="preserve"> whereas others may be very difficult.</w:t>
      </w:r>
      <w:r w:rsidR="00081F7B">
        <w:rPr>
          <w:color w:val="000000"/>
        </w:rPr>
        <w:t xml:space="preserve"> Estimating an “</w:t>
      </w:r>
      <w:r w:rsidR="00A26136">
        <w:rPr>
          <w:color w:val="000000"/>
        </w:rPr>
        <w:t>average</w:t>
      </w:r>
      <w:r w:rsidR="00081F7B">
        <w:rPr>
          <w:color w:val="000000"/>
        </w:rPr>
        <w:t xml:space="preserve"> similarity</w:t>
      </w:r>
      <w:r w:rsidR="00A26136">
        <w:rPr>
          <w:color w:val="000000"/>
        </w:rPr>
        <w:t>”</w:t>
      </w:r>
      <w:r w:rsidR="00081F7B">
        <w:rPr>
          <w:color w:val="000000"/>
        </w:rPr>
        <w:t xml:space="preserve"> parameter </w:t>
      </w:r>
      <w:r w:rsidR="00A26136">
        <w:rPr>
          <w:color w:val="000000"/>
        </w:rPr>
        <w:t xml:space="preserve">across all the medium-level distortions fails to capture this form of individual-pattern variability. </w:t>
      </w:r>
    </w:p>
    <w:p w14:paraId="4CC2851C" w14:textId="713390FC" w:rsidR="00FF2289" w:rsidRPr="00FF2289" w:rsidRDefault="00FF2289">
      <w:pPr>
        <w:pStyle w:val="NormalWeb"/>
        <w:spacing w:before="0" w:beforeAutospacing="0" w:after="0" w:afterAutospacing="0" w:line="480" w:lineRule="auto"/>
        <w:contextualSpacing/>
        <w:rPr>
          <w:color w:val="000000"/>
          <w:u w:val="single"/>
          <w:rPrChange w:id="69" w:author="mingjia hu" w:date="2023-03-01T16:43:00Z">
            <w:rPr>
              <w:color w:val="000000"/>
            </w:rPr>
          </w:rPrChange>
        </w:rPr>
        <w:pPrChange w:id="70" w:author="mingjia hu" w:date="2023-03-01T16:43:00Z">
          <w:pPr>
            <w:pStyle w:val="NormalWeb"/>
            <w:spacing w:before="0" w:beforeAutospacing="0" w:after="0" w:afterAutospacing="0" w:line="480" w:lineRule="auto"/>
            <w:ind w:firstLine="360"/>
            <w:contextualSpacing/>
          </w:pPr>
        </w:pPrChange>
      </w:pPr>
      <w:ins w:id="71" w:author="mingjia hu" w:date="2023-03-01T16:43:00Z">
        <w:r w:rsidRPr="00FF2289">
          <w:rPr>
            <w:color w:val="000000"/>
            <w:u w:val="single"/>
            <w:rPrChange w:id="72" w:author="mingjia hu" w:date="2023-03-01T16:43:00Z">
              <w:rPr>
                <w:color w:val="000000"/>
              </w:rPr>
            </w:rPrChange>
          </w:rPr>
          <w:t>Neural Network Training Procedure</w:t>
        </w:r>
      </w:ins>
    </w:p>
    <w:p w14:paraId="62F490AA" w14:textId="192CEC39" w:rsidR="00E6778A" w:rsidRDefault="004D7F57" w:rsidP="0040454C">
      <w:pPr>
        <w:pStyle w:val="NormalWeb"/>
        <w:spacing w:line="480" w:lineRule="auto"/>
        <w:ind w:firstLine="360"/>
        <w:jc w:val="both"/>
        <w:rPr>
          <w:color w:val="000000"/>
        </w:rPr>
      </w:pPr>
      <w:r>
        <w:rPr>
          <w:color w:val="000000"/>
        </w:rPr>
        <w:t xml:space="preserve">As an innovative approach, we </w:t>
      </w:r>
      <w:r w:rsidR="00AA056E">
        <w:rPr>
          <w:color w:val="000000"/>
        </w:rPr>
        <w:t>also</w:t>
      </w:r>
      <w:r w:rsidR="00F11AC6" w:rsidRPr="00F11AC6">
        <w:rPr>
          <w:color w:val="000000"/>
        </w:rPr>
        <w:t xml:space="preserve"> use</w:t>
      </w:r>
      <w:r w:rsidR="001A40F5">
        <w:rPr>
          <w:color w:val="000000"/>
        </w:rPr>
        <w:t>d</w:t>
      </w:r>
      <w:r w:rsidR="00F11AC6" w:rsidRPr="00F11AC6">
        <w:rPr>
          <w:color w:val="000000"/>
        </w:rPr>
        <w:t xml:space="preserve"> deep-learning </w:t>
      </w:r>
      <w:r w:rsidR="001A40F5">
        <w:rPr>
          <w:color w:val="000000"/>
        </w:rPr>
        <w:t>techniques</w:t>
      </w:r>
      <w:r w:rsidR="00F11AC6" w:rsidRPr="00F11AC6">
        <w:rPr>
          <w:color w:val="000000"/>
        </w:rPr>
        <w:t xml:space="preserve"> to extract feature representations for the dot patterns and to use these feature representations as candidate inputs for competing cognitive models of classification</w:t>
      </w:r>
      <w:r>
        <w:rPr>
          <w:color w:val="000000"/>
        </w:rPr>
        <w:t xml:space="preserve">. </w:t>
      </w:r>
      <w:r w:rsidR="00824A06" w:rsidRPr="00824A06">
        <w:rPr>
          <w:color w:val="000000"/>
        </w:rPr>
        <w:t>The goal of our deep lear</w:t>
      </w:r>
      <w:r w:rsidR="00E96E57">
        <w:rPr>
          <w:color w:val="000000"/>
        </w:rPr>
        <w:t xml:space="preserve">ning procedure was to train </w:t>
      </w:r>
      <w:ins w:id="73" w:author="mingjia hu" w:date="2023-03-01T16:42:00Z">
        <w:r w:rsidR="00FF2289">
          <w:rPr>
            <w:color w:val="000000"/>
          </w:rPr>
          <w:t>convolutional neural network (</w:t>
        </w:r>
      </w:ins>
      <w:r w:rsidR="00E96E57">
        <w:rPr>
          <w:color w:val="000000"/>
        </w:rPr>
        <w:t>CNN</w:t>
      </w:r>
      <w:ins w:id="74" w:author="mingjia hu" w:date="2023-03-01T16:42:00Z">
        <w:r w:rsidR="00FF2289">
          <w:rPr>
            <w:color w:val="000000"/>
          </w:rPr>
          <w:t>)</w:t>
        </w:r>
      </w:ins>
      <w:r w:rsidR="00824A06">
        <w:rPr>
          <w:color w:val="000000"/>
        </w:rPr>
        <w:t xml:space="preserve"> that take</w:t>
      </w:r>
      <w:r w:rsidR="00E96E57">
        <w:rPr>
          <w:color w:val="000000"/>
        </w:rPr>
        <w:t>s</w:t>
      </w:r>
      <w:r w:rsidR="00824A06">
        <w:rPr>
          <w:color w:val="000000"/>
        </w:rPr>
        <w:t xml:space="preserve"> images of dot patterns as input and </w:t>
      </w:r>
      <w:r w:rsidR="00762C1E">
        <w:rPr>
          <w:color w:val="000000"/>
        </w:rPr>
        <w:t xml:space="preserve">predict their category membership as output. </w:t>
      </w:r>
      <w:r w:rsidR="0019430A">
        <w:rPr>
          <w:color w:val="000000"/>
        </w:rPr>
        <w:t xml:space="preserve">To simulate human learning in the training condition with only low-distortion patterns, we generate as the input to the neural network 200 low-distortion patterns from each category prototype using the same dot-distortion scheme as used to generate the training patterns in the experiment.  </w:t>
      </w:r>
      <w:r w:rsidR="00E0282B">
        <w:rPr>
          <w:color w:val="000000"/>
        </w:rPr>
        <w:t xml:space="preserve">However, 600 dot patterns (200 per category) is quite small for a deep learning training set. By contrast, image-classification networks are often trained on millions of images spanning thousands of categories, and the large size of the training set is crucial for the networks to learn more robust and complex features than those trained on smaller image set. Therefore, we used a pre-trained implementation of ResNet18 as a starting point. To adapt the network to our specific task, </w:t>
      </w:r>
      <w:r w:rsidR="00180E21">
        <w:rPr>
          <w:color w:val="000000"/>
        </w:rPr>
        <w:t xml:space="preserve">we replaced its output layer with </w:t>
      </w:r>
      <w:r w:rsidR="0038201E" w:rsidRPr="0038201E">
        <w:rPr>
          <w:color w:val="000000"/>
        </w:rPr>
        <w:t xml:space="preserve">a penultimate layer to encode the feature representations of the dot patterns and a classification layer that outputs the category </w:t>
      </w:r>
      <w:r w:rsidR="0038201E" w:rsidRPr="0038201E">
        <w:rPr>
          <w:color w:val="000000"/>
        </w:rPr>
        <w:lastRenderedPageBreak/>
        <w:t>predictions</w:t>
      </w:r>
      <w:r w:rsidR="00180E21" w:rsidRPr="0038201E">
        <w:rPr>
          <w:color w:val="000000"/>
        </w:rPr>
        <w:t>.</w:t>
      </w:r>
      <w:r w:rsidR="00180E21">
        <w:rPr>
          <w:color w:val="000000"/>
        </w:rPr>
        <w:t xml:space="preserve"> </w:t>
      </w:r>
      <w:r w:rsidR="00180E21" w:rsidRPr="00180E21">
        <w:rPr>
          <w:color w:val="000000"/>
        </w:rPr>
        <w:t xml:space="preserve">The </w:t>
      </w:r>
      <w:r w:rsidR="00180E21">
        <w:rPr>
          <w:color w:val="000000"/>
        </w:rPr>
        <w:t>penultimate layer consists of 18 nodes</w:t>
      </w:r>
      <w:r w:rsidR="0040454C">
        <w:rPr>
          <w:rStyle w:val="FootnoteReference"/>
          <w:color w:val="000000"/>
        </w:rPr>
        <w:footnoteReference w:id="1"/>
      </w:r>
      <w:r w:rsidR="00180E21">
        <w:rPr>
          <w:color w:val="000000"/>
        </w:rPr>
        <w:t xml:space="preserve"> representing the latent features of dot patterns, which are fully connected to a 3-node layer </w:t>
      </w:r>
      <w:r w:rsidR="0038201E">
        <w:rPr>
          <w:color w:val="000000"/>
        </w:rPr>
        <w:t xml:space="preserve">with linear units. The </w:t>
      </w:r>
      <w:r w:rsidR="00116CDE">
        <w:rPr>
          <w:color w:val="000000"/>
        </w:rPr>
        <w:t>linear activation values</w:t>
      </w:r>
      <w:r w:rsidR="00253992">
        <w:rPr>
          <w:color w:val="000000"/>
        </w:rPr>
        <w:t xml:space="preserve"> are </w:t>
      </w:r>
      <w:r w:rsidR="00116CDE">
        <w:rPr>
          <w:color w:val="000000"/>
        </w:rPr>
        <w:t xml:space="preserve">then </w:t>
      </w:r>
      <w:r w:rsidR="00253992">
        <w:rPr>
          <w:color w:val="000000"/>
        </w:rPr>
        <w:t>passed to a s</w:t>
      </w:r>
      <w:r w:rsidR="0038201E">
        <w:rPr>
          <w:color w:val="000000"/>
        </w:rPr>
        <w:t>oftmax function, which computes the probabilities by which the input pattern is predicted to be a member of each of the three categories</w:t>
      </w:r>
      <w:r w:rsidR="00253992">
        <w:rPr>
          <w:color w:val="000000"/>
        </w:rPr>
        <w:t xml:space="preserve">. </w:t>
      </w:r>
      <w:r w:rsidR="00180E21">
        <w:rPr>
          <w:color w:val="000000"/>
        </w:rPr>
        <w:t xml:space="preserve"> </w:t>
      </w:r>
      <w:r w:rsidR="00E6778A">
        <w:rPr>
          <w:color w:val="000000"/>
        </w:rPr>
        <w:t xml:space="preserve"> </w:t>
      </w:r>
    </w:p>
    <w:p w14:paraId="5702B957" w14:textId="7887B817" w:rsidR="00013A98" w:rsidRDefault="0040454C" w:rsidP="0040454C">
      <w:pPr>
        <w:pStyle w:val="NormalWeb"/>
        <w:spacing w:line="480" w:lineRule="auto"/>
        <w:ind w:firstLine="360"/>
        <w:jc w:val="both"/>
        <w:rPr>
          <w:ins w:id="75" w:author="mingjia hu" w:date="2023-02-28T11:26:00Z"/>
          <w:color w:val="000000"/>
        </w:rPr>
      </w:pPr>
      <w:r>
        <w:rPr>
          <w:color w:val="000000"/>
        </w:rPr>
        <w:t xml:space="preserve">The network was trained to </w:t>
      </w:r>
      <w:r w:rsidR="00E507D9">
        <w:rPr>
          <w:color w:val="000000"/>
        </w:rPr>
        <w:t xml:space="preserve">minimize the </w:t>
      </w:r>
      <w:ins w:id="76" w:author="mingjia hu" w:date="2023-02-28T10:11:00Z">
        <w:r w:rsidR="00013A98">
          <w:rPr>
            <w:color w:val="000000"/>
          </w:rPr>
          <w:t xml:space="preserve">discrepancy between the network’s predicted category probabilities and the true category label. </w:t>
        </w:r>
      </w:ins>
      <w:ins w:id="77" w:author="mingjia hu" w:date="2023-02-28T10:12:00Z">
        <w:r w:rsidR="00013A98">
          <w:rPr>
            <w:color w:val="000000"/>
          </w:rPr>
          <w:t xml:space="preserve">The discrepancy was measured by the cross-entropy loss, </w:t>
        </w:r>
      </w:ins>
      <w:ins w:id="78" w:author="mingjia hu" w:date="2023-02-28T10:13:00Z">
        <w:r w:rsidR="00013A98">
          <w:rPr>
            <w:color w:val="000000"/>
          </w:rPr>
          <w:t>formulated as</w:t>
        </w:r>
      </w:ins>
    </w:p>
    <w:p w14:paraId="09AE4E4F" w14:textId="35F307C2" w:rsidR="00F22063" w:rsidRDefault="00F22063" w:rsidP="0040454C">
      <w:pPr>
        <w:pStyle w:val="NormalWeb"/>
        <w:spacing w:line="480" w:lineRule="auto"/>
        <w:ind w:firstLine="360"/>
        <w:jc w:val="both"/>
        <w:rPr>
          <w:ins w:id="79" w:author="mingjia hu" w:date="2023-02-28T10:13:00Z"/>
          <w:color w:val="000000"/>
        </w:rPr>
      </w:pPr>
      <m:oMath>
        <m:r>
          <w:ins w:id="80" w:author="mingjia hu" w:date="2023-02-28T11:26:00Z">
            <w:rPr>
              <w:rFonts w:ascii="Cambria Math" w:hAnsi="Cambria Math"/>
              <w:color w:val="000000"/>
            </w:rPr>
            <m:t>Loss= -</m:t>
          </w:ins>
        </m:r>
        <m:nary>
          <m:naryPr>
            <m:chr m:val="∑"/>
            <m:limLoc m:val="subSup"/>
            <m:ctrlPr>
              <w:ins w:id="81" w:author="mingjia hu" w:date="2023-02-28T11:27:00Z">
                <w:rPr>
                  <w:rFonts w:ascii="Cambria Math" w:hAnsi="Cambria Math"/>
                  <w:i/>
                  <w:color w:val="000000"/>
                </w:rPr>
              </w:ins>
            </m:ctrlPr>
          </m:naryPr>
          <m:sub>
            <m:r>
              <w:ins w:id="82" w:author="mingjia hu" w:date="2023-02-28T11:32:00Z">
                <w:rPr>
                  <w:rFonts w:ascii="Cambria Math" w:hAnsi="Cambria Math"/>
                  <w:color w:val="000000"/>
                </w:rPr>
                <m:t>k</m:t>
              </w:ins>
            </m:r>
            <m:r>
              <w:ins w:id="83" w:author="mingjia hu" w:date="2023-02-28T11:27:00Z">
                <w:rPr>
                  <w:rFonts w:ascii="Cambria Math" w:hAnsi="Cambria Math"/>
                  <w:color w:val="000000"/>
                </w:rPr>
                <m:t>=1</m:t>
              </w:ins>
            </m:r>
          </m:sub>
          <m:sup>
            <m:r>
              <w:ins w:id="84" w:author="mingjia hu" w:date="2023-02-28T11:27:00Z">
                <w:rPr>
                  <w:rFonts w:ascii="Cambria Math" w:hAnsi="Cambria Math"/>
                  <w:color w:val="000000"/>
                </w:rPr>
                <m:t>3</m:t>
              </w:ins>
            </m:r>
          </m:sup>
          <m:e>
            <m:sSub>
              <m:sSubPr>
                <m:ctrlPr>
                  <w:ins w:id="85" w:author="mingjia hu" w:date="2023-02-28T11:27:00Z">
                    <w:rPr>
                      <w:rFonts w:ascii="Cambria Math" w:hAnsi="Cambria Math"/>
                      <w:i/>
                      <w:color w:val="000000"/>
                    </w:rPr>
                  </w:ins>
                </m:ctrlPr>
              </m:sSubPr>
              <m:e>
                <m:r>
                  <w:ins w:id="86" w:author="mingjia hu" w:date="2023-02-28T11:28:00Z">
                    <w:rPr>
                      <w:rFonts w:ascii="Cambria Math" w:hAnsi="Cambria Math"/>
                      <w:color w:val="000000"/>
                    </w:rPr>
                    <m:t>t</m:t>
                  </w:ins>
                </m:r>
              </m:e>
              <m:sub>
                <m:r>
                  <w:ins w:id="87" w:author="mingjia hu" w:date="2023-02-28T11:28:00Z">
                    <w:rPr>
                      <w:rFonts w:ascii="Cambria Math" w:hAnsi="Cambria Math"/>
                      <w:color w:val="000000"/>
                    </w:rPr>
                    <m:t>k</m:t>
                  </w:ins>
                </m:r>
              </m:sub>
            </m:sSub>
            <m:func>
              <m:funcPr>
                <m:ctrlPr>
                  <w:ins w:id="88" w:author="mingjia hu" w:date="2023-02-28T11:30:00Z">
                    <w:rPr>
                      <w:rFonts w:ascii="Cambria Math" w:hAnsi="Cambria Math"/>
                      <w:i/>
                      <w:color w:val="000000"/>
                    </w:rPr>
                  </w:ins>
                </m:ctrlPr>
              </m:funcPr>
              <m:fName>
                <m:r>
                  <w:ins w:id="89" w:author="mingjia hu" w:date="2023-02-28T11:30:00Z">
                    <m:rPr>
                      <m:sty m:val="p"/>
                    </m:rPr>
                    <w:rPr>
                      <w:rFonts w:ascii="Cambria Math" w:hAnsi="Cambria Math"/>
                      <w:color w:val="000000"/>
                    </w:rPr>
                    <m:t>ln</m:t>
                  </w:ins>
                </m:r>
              </m:fName>
              <m:e>
                <m:sSub>
                  <m:sSubPr>
                    <m:ctrlPr>
                      <w:ins w:id="90" w:author="mingjia hu" w:date="2023-02-28T11:31:00Z">
                        <w:rPr>
                          <w:rFonts w:ascii="Cambria Math" w:hAnsi="Cambria Math"/>
                          <w:i/>
                          <w:color w:val="000000"/>
                        </w:rPr>
                      </w:ins>
                    </m:ctrlPr>
                  </m:sSubPr>
                  <m:e>
                    <m:r>
                      <w:ins w:id="91" w:author="mingjia hu" w:date="2023-02-28T11:31:00Z">
                        <w:rPr>
                          <w:rFonts w:ascii="Cambria Math" w:hAnsi="Cambria Math"/>
                          <w:color w:val="000000"/>
                        </w:rPr>
                        <m:t>p</m:t>
                      </w:ins>
                    </m:r>
                  </m:e>
                  <m:sub>
                    <m:r>
                      <w:ins w:id="92" w:author="mingjia hu" w:date="2023-02-28T11:31:00Z">
                        <w:rPr>
                          <w:rFonts w:ascii="Cambria Math" w:hAnsi="Cambria Math"/>
                          <w:color w:val="000000"/>
                        </w:rPr>
                        <m:t>k</m:t>
                      </w:ins>
                    </m:r>
                  </m:sub>
                </m:sSub>
              </m:e>
            </m:func>
            <m:r>
              <w:del w:id="93" w:author="mingjia hu" w:date="2023-02-28T11:30:00Z">
                <m:rPr>
                  <m:sty m:val="p"/>
                </m:rPr>
                <w:rPr>
                  <w:rFonts w:ascii="Cambria Math" w:hAnsi="Cambria Math"/>
                  <w:color w:val="000000"/>
                </w:rPr>
                <m:t>ln⁡ln⁡</m:t>
              </w:del>
            </m:r>
          </m:e>
        </m:nary>
      </m:oMath>
      <w:ins w:id="94" w:author="mingjia hu" w:date="2023-03-01T11:59:00Z">
        <w:r w:rsidR="00D14F65">
          <w:rPr>
            <w:color w:val="000000"/>
          </w:rPr>
          <w:tab/>
        </w:r>
        <w:r w:rsidR="00D14F65">
          <w:rPr>
            <w:color w:val="000000"/>
          </w:rPr>
          <w:tab/>
        </w:r>
        <w:r w:rsidR="00D14F65">
          <w:rPr>
            <w:color w:val="000000"/>
          </w:rPr>
          <w:tab/>
        </w:r>
        <w:r w:rsidR="00D14F65">
          <w:rPr>
            <w:color w:val="000000"/>
          </w:rPr>
          <w:tab/>
        </w:r>
        <w:r w:rsidR="00D14F65">
          <w:rPr>
            <w:color w:val="000000"/>
          </w:rPr>
          <w:tab/>
        </w:r>
        <w:r w:rsidR="00D14F65">
          <w:rPr>
            <w:color w:val="000000"/>
          </w:rPr>
          <w:tab/>
        </w:r>
        <w:r w:rsidR="00D14F65">
          <w:rPr>
            <w:color w:val="000000"/>
          </w:rPr>
          <w:tab/>
        </w:r>
        <w:r w:rsidR="00D14F65">
          <w:rPr>
            <w:color w:val="000000"/>
          </w:rPr>
          <w:tab/>
        </w:r>
        <w:r w:rsidR="00D14F65">
          <w:rPr>
            <w:color w:val="000000"/>
          </w:rPr>
          <w:tab/>
          <w:t xml:space="preserve">  (1)</w:t>
        </w:r>
      </w:ins>
    </w:p>
    <w:p w14:paraId="47D82AF0" w14:textId="7DBBF494" w:rsidR="0070750D" w:rsidRPr="007A382E" w:rsidRDefault="0070750D" w:rsidP="0040454C">
      <w:pPr>
        <w:pStyle w:val="NormalWeb"/>
        <w:spacing w:line="480" w:lineRule="auto"/>
        <w:ind w:firstLine="360"/>
        <w:jc w:val="both"/>
        <w:rPr>
          <w:ins w:id="95" w:author="mingjia hu" w:date="2023-02-28T10:13:00Z"/>
          <w:color w:val="000000"/>
        </w:rPr>
      </w:pPr>
      <w:ins w:id="96" w:author="mingjia hu" w:date="2023-02-28T10:18:00Z">
        <w:r>
          <w:rPr>
            <w:color w:val="000000"/>
          </w:rPr>
          <w:t>where t</w:t>
        </w:r>
        <w:r w:rsidRPr="0070750D">
          <w:rPr>
            <w:color w:val="000000"/>
            <w:vertAlign w:val="subscript"/>
          </w:rPr>
          <w:t>k</w:t>
        </w:r>
        <w:r>
          <w:rPr>
            <w:color w:val="000000"/>
            <w:vertAlign w:val="subscript"/>
          </w:rPr>
          <w:t xml:space="preserve"> </w:t>
        </w:r>
      </w:ins>
      <w:ins w:id="97" w:author="mingjia hu" w:date="2023-02-28T10:27:00Z">
        <w:r>
          <w:rPr>
            <w:color w:val="000000"/>
          </w:rPr>
          <w:t>is</w:t>
        </w:r>
      </w:ins>
      <w:ins w:id="98" w:author="mingjia hu" w:date="2023-02-28T10:18:00Z">
        <w:r>
          <w:rPr>
            <w:color w:val="000000"/>
          </w:rPr>
          <w:t xml:space="preserve"> </w:t>
        </w:r>
      </w:ins>
      <w:ins w:id="99" w:author="mingjia hu" w:date="2023-02-28T10:27:00Z">
        <w:r>
          <w:rPr>
            <w:color w:val="000000"/>
          </w:rPr>
          <w:t>an</w:t>
        </w:r>
      </w:ins>
      <w:ins w:id="100" w:author="mingjia hu" w:date="2023-02-28T10:18:00Z">
        <w:r>
          <w:rPr>
            <w:color w:val="000000"/>
          </w:rPr>
          <w:t xml:space="preserve"> indicator v</w:t>
        </w:r>
      </w:ins>
      <w:ins w:id="101" w:author="mingjia hu" w:date="2023-02-28T10:27:00Z">
        <w:r>
          <w:rPr>
            <w:color w:val="000000"/>
          </w:rPr>
          <w:t>ariable</w:t>
        </w:r>
      </w:ins>
      <w:ins w:id="102" w:author="mingjia hu" w:date="2023-02-28T10:22:00Z">
        <w:r>
          <w:rPr>
            <w:color w:val="000000"/>
          </w:rPr>
          <w:t xml:space="preserve"> </w:t>
        </w:r>
      </w:ins>
      <w:ins w:id="103" w:author="mingjia hu" w:date="2023-02-28T10:38:00Z">
        <w:r w:rsidR="00D27F2D">
          <w:rPr>
            <w:color w:val="000000"/>
          </w:rPr>
          <w:t xml:space="preserve">encoding the true category label </w:t>
        </w:r>
      </w:ins>
      <w:ins w:id="104" w:author="mingjia hu" w:date="2023-02-28T10:40:00Z">
        <w:r w:rsidR="00D27F2D">
          <w:rPr>
            <w:color w:val="000000"/>
          </w:rPr>
          <w:t>that</w:t>
        </w:r>
      </w:ins>
      <w:ins w:id="105" w:author="mingjia hu" w:date="2023-02-28T10:38:00Z">
        <w:r w:rsidR="00D27F2D">
          <w:rPr>
            <w:color w:val="000000"/>
          </w:rPr>
          <w:t xml:space="preserve"> returns 1 if category k is the true category and 0 otherwise</w:t>
        </w:r>
      </w:ins>
      <w:ins w:id="106" w:author="mingjia hu" w:date="2023-02-28T10:41:00Z">
        <w:r w:rsidR="00D27F2D">
          <w:rPr>
            <w:color w:val="000000"/>
          </w:rPr>
          <w:t>.</w:t>
        </w:r>
      </w:ins>
      <w:ins w:id="107" w:author="mingjia hu" w:date="2023-02-28T10:29:00Z">
        <w:r w:rsidR="007A382E">
          <w:rPr>
            <w:color w:val="000000"/>
          </w:rPr>
          <w:t xml:space="preserve"> </w:t>
        </w:r>
      </w:ins>
      <w:ins w:id="108" w:author="mingjia hu" w:date="2023-02-28T10:41:00Z">
        <w:r w:rsidR="00D27F2D">
          <w:rPr>
            <w:color w:val="000000"/>
          </w:rPr>
          <w:t>p</w:t>
        </w:r>
      </w:ins>
      <w:ins w:id="109" w:author="mingjia hu" w:date="2023-02-28T10:30:00Z">
        <w:r w:rsidR="007A382E" w:rsidRPr="007A382E">
          <w:rPr>
            <w:color w:val="000000"/>
            <w:vertAlign w:val="subscript"/>
            <w:rPrChange w:id="110" w:author="mingjia hu" w:date="2023-02-28T10:30:00Z">
              <w:rPr>
                <w:color w:val="000000"/>
              </w:rPr>
            </w:rPrChange>
          </w:rPr>
          <w:t>k</w:t>
        </w:r>
        <w:r w:rsidR="007A382E">
          <w:rPr>
            <w:color w:val="000000"/>
            <w:vertAlign w:val="subscript"/>
          </w:rPr>
          <w:t xml:space="preserve"> </w:t>
        </w:r>
        <w:r w:rsidR="007A382E">
          <w:rPr>
            <w:color w:val="000000"/>
          </w:rPr>
          <w:t xml:space="preserve">denotes the predicted probability of classifying </w:t>
        </w:r>
      </w:ins>
      <w:ins w:id="111" w:author="mingjia hu" w:date="2023-02-28T10:36:00Z">
        <w:r w:rsidR="007A382E">
          <w:rPr>
            <w:color w:val="000000"/>
          </w:rPr>
          <w:t>the input pattern into category k.</w:t>
        </w:r>
      </w:ins>
      <w:ins w:id="112" w:author="mingjia hu" w:date="2023-02-28T10:37:00Z">
        <w:r w:rsidR="007A382E">
          <w:rPr>
            <w:color w:val="000000"/>
          </w:rPr>
          <w:t xml:space="preserve"> </w:t>
        </w:r>
      </w:ins>
      <w:ins w:id="113" w:author="mingjia hu" w:date="2023-02-28T10:30:00Z">
        <w:r w:rsidR="007A382E">
          <w:rPr>
            <w:color w:val="000000"/>
          </w:rPr>
          <w:t xml:space="preserve"> </w:t>
        </w:r>
      </w:ins>
    </w:p>
    <w:p w14:paraId="5B5EB069" w14:textId="364D45C8" w:rsidR="00E96E57" w:rsidRDefault="0070750D" w:rsidP="0040454C">
      <w:pPr>
        <w:pStyle w:val="NormalWeb"/>
        <w:spacing w:line="480" w:lineRule="auto"/>
        <w:ind w:firstLine="360"/>
        <w:jc w:val="both"/>
        <w:rPr>
          <w:ins w:id="114" w:author="mingjia hu" w:date="2023-02-28T11:32:00Z"/>
          <w:color w:val="000000"/>
        </w:rPr>
      </w:pPr>
      <w:ins w:id="115" w:author="mingjia hu" w:date="2023-02-28T10:18:00Z">
        <w:r>
          <w:rPr>
            <w:color w:val="000000"/>
          </w:rPr>
          <w:t xml:space="preserve"> </w:t>
        </w:r>
      </w:ins>
      <w:del w:id="116" w:author="mingjia hu" w:date="2023-02-28T10:42:00Z">
        <w:r w:rsidR="00E507D9" w:rsidDel="00D27F2D">
          <w:rPr>
            <w:color w:val="000000"/>
          </w:rPr>
          <w:delText>cross-entropy loss between the network’s predicted category probabilities (i.e. activation values of the 3-node layer) and the one-hot vector encoding the true category of the dot patterns in the training set (e.g. [0 1 0]).</w:delText>
        </w:r>
        <w:r w:rsidR="000545BD" w:rsidDel="00D27F2D">
          <w:rPr>
            <w:color w:val="000000"/>
          </w:rPr>
          <w:delText xml:space="preserve"> </w:delText>
        </w:r>
      </w:del>
      <w:r w:rsidR="00DC3454">
        <w:rPr>
          <w:color w:val="000000"/>
        </w:rPr>
        <w:t xml:space="preserve">Due to the huge number of trainable parameters in a neural network, </w:t>
      </w:r>
      <w:r w:rsidR="00E96E57">
        <w:rPr>
          <w:color w:val="000000"/>
        </w:rPr>
        <w:t>it</w:t>
      </w:r>
      <w:r w:rsidR="00DC3454">
        <w:rPr>
          <w:color w:val="000000"/>
        </w:rPr>
        <w:t xml:space="preserve"> </w:t>
      </w:r>
      <w:r w:rsidR="00D701B6">
        <w:rPr>
          <w:color w:val="000000"/>
        </w:rPr>
        <w:t>is</w:t>
      </w:r>
      <w:r w:rsidR="00DC3454">
        <w:rPr>
          <w:color w:val="000000"/>
        </w:rPr>
        <w:t xml:space="preserve"> prone to overfitting to noise and failing to generalize to new data. Therefore, we need to train the </w:t>
      </w:r>
      <w:r w:rsidR="00E96E57">
        <w:rPr>
          <w:color w:val="000000"/>
        </w:rPr>
        <w:t>network</w:t>
      </w:r>
      <w:r w:rsidR="00DC3454">
        <w:rPr>
          <w:color w:val="000000"/>
        </w:rPr>
        <w:t xml:space="preserve"> by means of cross-validation to </w:t>
      </w:r>
      <w:r w:rsidR="00E96E57">
        <w:rPr>
          <w:color w:val="000000"/>
        </w:rPr>
        <w:t>assess</w:t>
      </w:r>
      <w:r w:rsidR="00DC3454">
        <w:rPr>
          <w:color w:val="000000"/>
        </w:rPr>
        <w:t xml:space="preserve"> </w:t>
      </w:r>
      <w:r w:rsidR="00D701B6">
        <w:rPr>
          <w:color w:val="000000"/>
        </w:rPr>
        <w:t>its</w:t>
      </w:r>
      <w:r w:rsidR="00DC3454">
        <w:rPr>
          <w:color w:val="000000"/>
        </w:rPr>
        <w:t xml:space="preserve"> generalization performance. To </w:t>
      </w:r>
      <w:r w:rsidR="00D701B6">
        <w:rPr>
          <w:color w:val="000000"/>
        </w:rPr>
        <w:t xml:space="preserve">this end, we split the dot pattern images into two separate sets: training set and validation set.  </w:t>
      </w:r>
      <w:r w:rsidR="00E96E57">
        <w:rPr>
          <w:color w:val="000000"/>
        </w:rPr>
        <w:t xml:space="preserve">The network </w:t>
      </w:r>
      <w:r w:rsidR="00A1224E">
        <w:rPr>
          <w:color w:val="000000"/>
        </w:rPr>
        <w:t>was</w:t>
      </w:r>
      <w:r w:rsidR="00E96E57">
        <w:rPr>
          <w:color w:val="000000"/>
        </w:rPr>
        <w:t xml:space="preserve"> first trained to minimize the error on the training set, and then the error on the validation set was computed to evaluate the generalization performance. Specifically, t</w:t>
      </w:r>
      <w:r w:rsidR="00E96E57" w:rsidRPr="00E96E57">
        <w:rPr>
          <w:color w:val="000000"/>
        </w:rPr>
        <w:t xml:space="preserve">he training set was </w:t>
      </w:r>
      <w:r w:rsidR="00E96E57">
        <w:rPr>
          <w:color w:val="000000"/>
        </w:rPr>
        <w:t>selected</w:t>
      </w:r>
      <w:r w:rsidR="00E96E57" w:rsidRPr="00E96E57">
        <w:rPr>
          <w:color w:val="000000"/>
        </w:rPr>
        <w:t xml:space="preserve"> by randomly </w:t>
      </w:r>
      <w:r w:rsidR="00E96E57" w:rsidRPr="00E96E57">
        <w:rPr>
          <w:color w:val="000000"/>
        </w:rPr>
        <w:lastRenderedPageBreak/>
        <w:t xml:space="preserve">sampling </w:t>
      </w:r>
      <w:r w:rsidR="00E96E57">
        <w:rPr>
          <w:color w:val="000000"/>
        </w:rPr>
        <w:t>133 of the 200 dot patterns in each category, and the remaining 67 patterns were held out as the validation set. In total</w:t>
      </w:r>
      <w:r w:rsidR="00E96E57" w:rsidRPr="00E96E57">
        <w:rPr>
          <w:color w:val="000000"/>
        </w:rPr>
        <w:t xml:space="preserve">, there were </w:t>
      </w:r>
      <w:r w:rsidR="00A1224E">
        <w:rPr>
          <w:color w:val="000000"/>
        </w:rPr>
        <w:t>399</w:t>
      </w:r>
      <w:r w:rsidR="00E96E57" w:rsidRPr="00E96E57">
        <w:rPr>
          <w:color w:val="000000"/>
        </w:rPr>
        <w:t xml:space="preserve"> images in the training set and </w:t>
      </w:r>
      <w:r w:rsidR="00A1224E">
        <w:rPr>
          <w:color w:val="000000"/>
        </w:rPr>
        <w:t xml:space="preserve">201 images in the validation set. It turned out </w:t>
      </w:r>
      <w:r w:rsidR="00134238">
        <w:rPr>
          <w:color w:val="000000"/>
        </w:rPr>
        <w:t xml:space="preserve">that </w:t>
      </w:r>
      <w:r w:rsidR="00A1224E">
        <w:rPr>
          <w:color w:val="000000"/>
        </w:rPr>
        <w:t xml:space="preserve">the network </w:t>
      </w:r>
      <w:r w:rsidR="00134238">
        <w:rPr>
          <w:color w:val="000000"/>
        </w:rPr>
        <w:t>trained to classify training set generalize well to the validation set</w:t>
      </w:r>
      <w:r w:rsidR="00A1224E">
        <w:rPr>
          <w:color w:val="000000"/>
        </w:rPr>
        <w:t>, wit</w:t>
      </w:r>
      <w:r w:rsidR="00134238">
        <w:rPr>
          <w:color w:val="000000"/>
        </w:rPr>
        <w:t xml:space="preserve">h validation accuracy over 98%. </w:t>
      </w:r>
    </w:p>
    <w:p w14:paraId="4D7ACEE4" w14:textId="4D5D91F4" w:rsidR="00F22063" w:rsidRDefault="00A72C5D" w:rsidP="0040454C">
      <w:pPr>
        <w:pStyle w:val="NormalWeb"/>
        <w:spacing w:line="480" w:lineRule="auto"/>
        <w:ind w:firstLine="360"/>
        <w:jc w:val="both"/>
        <w:rPr>
          <w:color w:val="000000"/>
        </w:rPr>
      </w:pPr>
      <w:ins w:id="117" w:author="mingjia hu" w:date="2023-02-28T11:40:00Z">
        <w:r>
          <w:rPr>
            <w:color w:val="000000"/>
          </w:rPr>
          <w:t xml:space="preserve">The optimization algorithm used is </w:t>
        </w:r>
      </w:ins>
      <w:ins w:id="118" w:author="mingjia hu" w:date="2023-02-28T11:41:00Z">
        <w:r>
          <w:rPr>
            <w:color w:val="000000"/>
          </w:rPr>
          <w:t xml:space="preserve">adaptive moment estimation optimizer (ADAM), with default parameters except for the learning rate. </w:t>
        </w:r>
      </w:ins>
      <w:ins w:id="119" w:author="mingjia hu" w:date="2023-02-28T11:48:00Z">
        <w:r w:rsidRPr="00A72C5D">
          <w:rPr>
            <w:color w:val="000000"/>
            <w:rPrChange w:id="120" w:author="mingjia hu" w:date="2023-02-28T11:48:00Z">
              <w:rPr>
                <w:rFonts w:ascii="Segoe UI" w:hAnsi="Segoe UI" w:cs="Segoe UI"/>
                <w:color w:val="374151"/>
              </w:rPr>
            </w:rPrChange>
          </w:rPr>
          <w:t xml:space="preserve">Stochastic gradient descent </w:t>
        </w:r>
      </w:ins>
      <w:ins w:id="121" w:author="mingjia hu" w:date="2023-02-28T11:53:00Z">
        <w:r w:rsidR="001F7437">
          <w:rPr>
            <w:color w:val="000000"/>
          </w:rPr>
          <w:t xml:space="preserve">was set </w:t>
        </w:r>
      </w:ins>
      <w:ins w:id="122" w:author="mingjia hu" w:date="2023-02-28T11:48:00Z">
        <w:r w:rsidRPr="00A72C5D">
          <w:rPr>
            <w:color w:val="000000"/>
            <w:rPrChange w:id="123" w:author="mingjia hu" w:date="2023-02-28T11:48:00Z">
              <w:rPr>
                <w:rFonts w:ascii="Segoe UI" w:hAnsi="Segoe UI" w:cs="Segoe UI"/>
                <w:color w:val="374151"/>
              </w:rPr>
            </w:rPrChange>
          </w:rPr>
          <w:t>with a low learning rate of 0.0001 and high momentum of 0.9</w:t>
        </w:r>
        <w:r w:rsidR="001F7437" w:rsidRPr="001F7437">
          <w:rPr>
            <w:color w:val="000000"/>
          </w:rPr>
          <w:t xml:space="preserve">. </w:t>
        </w:r>
      </w:ins>
      <w:ins w:id="124" w:author="mingjia hu" w:date="2023-02-28T12:00:00Z">
        <w:r w:rsidR="004E23BE">
          <w:rPr>
            <w:color w:val="000000"/>
          </w:rPr>
          <w:t xml:space="preserve">A batch size of 75 </w:t>
        </w:r>
      </w:ins>
      <w:ins w:id="125" w:author="mingjia hu" w:date="2023-02-28T12:12:00Z">
        <w:r w:rsidR="00C15A80">
          <w:rPr>
            <w:color w:val="000000"/>
          </w:rPr>
          <w:t xml:space="preserve">patterns </w:t>
        </w:r>
      </w:ins>
      <w:ins w:id="126" w:author="mingjia hu" w:date="2023-02-28T12:00:00Z">
        <w:r w:rsidR="004E23BE">
          <w:rPr>
            <w:color w:val="000000"/>
          </w:rPr>
          <w:t>was</w:t>
        </w:r>
        <w:r w:rsidR="001F7437">
          <w:rPr>
            <w:color w:val="000000"/>
          </w:rPr>
          <w:t xml:space="preserve"> chos</w:t>
        </w:r>
        <w:r w:rsidR="00C15A80">
          <w:rPr>
            <w:color w:val="000000"/>
          </w:rPr>
          <w:t>en for each training iteration, with the order of training patterns shuffled for each epoch of training.</w:t>
        </w:r>
      </w:ins>
      <w:ins w:id="127" w:author="mingjia hu" w:date="2023-02-28T11:55:00Z">
        <w:r w:rsidR="001F7437" w:rsidRPr="004E23BE">
          <w:rPr>
            <w:color w:val="000000"/>
            <w:rPrChange w:id="128" w:author="mingjia hu" w:date="2023-02-28T12:08:00Z">
              <w:rPr>
                <w:rFonts w:ascii="Segoe UI" w:hAnsi="Segoe UI" w:cs="Segoe UI"/>
                <w:color w:val="374151"/>
              </w:rPr>
            </w:rPrChange>
          </w:rPr>
          <w:t xml:space="preserve">The training was stopped when the validation </w:t>
        </w:r>
      </w:ins>
      <w:ins w:id="129" w:author="mingjia hu" w:date="2023-02-28T12:08:00Z">
        <w:r w:rsidR="004E23BE" w:rsidRPr="004E23BE">
          <w:rPr>
            <w:color w:val="000000"/>
            <w:rPrChange w:id="130" w:author="mingjia hu" w:date="2023-02-28T12:08:00Z">
              <w:rPr>
                <w:rFonts w:ascii="Segoe UI" w:hAnsi="Segoe UI" w:cs="Segoe UI"/>
                <w:color w:val="374151"/>
              </w:rPr>
            </w:rPrChange>
          </w:rPr>
          <w:t>accuracy</w:t>
        </w:r>
      </w:ins>
      <w:ins w:id="131" w:author="mingjia hu" w:date="2023-02-28T11:55:00Z">
        <w:r w:rsidR="001F7437" w:rsidRPr="004E23BE">
          <w:rPr>
            <w:color w:val="000000"/>
            <w:rPrChange w:id="132" w:author="mingjia hu" w:date="2023-02-28T12:08:00Z">
              <w:rPr>
                <w:rFonts w:ascii="Segoe UI" w:hAnsi="Segoe UI" w:cs="Segoe UI"/>
                <w:color w:val="374151"/>
              </w:rPr>
            </w:rPrChange>
          </w:rPr>
          <w:t xml:space="preserve"> s</w:t>
        </w:r>
        <w:r w:rsidR="004E23BE" w:rsidRPr="004E23BE">
          <w:rPr>
            <w:color w:val="000000"/>
            <w:rPrChange w:id="133" w:author="mingjia hu" w:date="2023-02-28T12:08:00Z">
              <w:rPr>
                <w:rFonts w:ascii="Segoe UI" w:hAnsi="Segoe UI" w:cs="Segoe UI"/>
                <w:color w:val="374151"/>
              </w:rPr>
            </w:rPrChange>
          </w:rPr>
          <w:t xml:space="preserve">topped </w:t>
        </w:r>
      </w:ins>
      <w:ins w:id="134" w:author="mingjia hu" w:date="2023-02-28T12:08:00Z">
        <w:r w:rsidR="004E23BE" w:rsidRPr="004E23BE">
          <w:rPr>
            <w:color w:val="000000"/>
            <w:rPrChange w:id="135" w:author="mingjia hu" w:date="2023-02-28T12:08:00Z">
              <w:rPr>
                <w:rFonts w:ascii="Segoe UI" w:hAnsi="Segoe UI" w:cs="Segoe UI"/>
                <w:color w:val="374151"/>
              </w:rPr>
            </w:rPrChange>
          </w:rPr>
          <w:t>increasing</w:t>
        </w:r>
      </w:ins>
      <w:ins w:id="136" w:author="mingjia hu" w:date="2023-02-28T11:55:00Z">
        <w:r w:rsidR="004E23BE" w:rsidRPr="004E23BE">
          <w:rPr>
            <w:color w:val="000000"/>
            <w:rPrChange w:id="137" w:author="mingjia hu" w:date="2023-02-28T12:08:00Z">
              <w:rPr>
                <w:rFonts w:ascii="Segoe UI" w:hAnsi="Segoe UI" w:cs="Segoe UI"/>
                <w:color w:val="374151"/>
              </w:rPr>
            </w:rPrChange>
          </w:rPr>
          <w:t xml:space="preserve"> for at least 15</w:t>
        </w:r>
        <w:r w:rsidR="001F7437" w:rsidRPr="004E23BE">
          <w:rPr>
            <w:color w:val="000000"/>
            <w:rPrChange w:id="138" w:author="mingjia hu" w:date="2023-02-28T12:08:00Z">
              <w:rPr>
                <w:rFonts w:ascii="Segoe UI" w:hAnsi="Segoe UI" w:cs="Segoe UI"/>
                <w:color w:val="374151"/>
              </w:rPr>
            </w:rPrChange>
          </w:rPr>
          <w:t xml:space="preserve"> epochs, or after a maximum of </w:t>
        </w:r>
      </w:ins>
      <w:ins w:id="139" w:author="mingjia hu" w:date="2023-02-28T12:07:00Z">
        <w:r w:rsidR="004E23BE" w:rsidRPr="004E23BE">
          <w:rPr>
            <w:color w:val="000000"/>
            <w:rPrChange w:id="140" w:author="mingjia hu" w:date="2023-02-28T12:08:00Z">
              <w:rPr>
                <w:rFonts w:ascii="Segoe UI" w:hAnsi="Segoe UI" w:cs="Segoe UI"/>
                <w:color w:val="374151"/>
              </w:rPr>
            </w:rPrChange>
          </w:rPr>
          <w:t>100</w:t>
        </w:r>
      </w:ins>
      <w:ins w:id="141" w:author="mingjia hu" w:date="2023-02-28T11:55:00Z">
        <w:r w:rsidR="001F7437" w:rsidRPr="004E23BE">
          <w:rPr>
            <w:color w:val="000000"/>
            <w:rPrChange w:id="142" w:author="mingjia hu" w:date="2023-02-28T12:08:00Z">
              <w:rPr>
                <w:rFonts w:ascii="Segoe UI" w:hAnsi="Segoe UI" w:cs="Segoe UI"/>
                <w:color w:val="374151"/>
              </w:rPr>
            </w:rPrChange>
          </w:rPr>
          <w:t xml:space="preserve"> epochs.</w:t>
        </w:r>
      </w:ins>
      <w:ins w:id="143" w:author="mingjia hu" w:date="2023-02-28T12:11:00Z">
        <w:r w:rsidR="004E23BE">
          <w:rPr>
            <w:color w:val="000000"/>
          </w:rPr>
          <w:t xml:space="preserve"> </w:t>
        </w:r>
      </w:ins>
    </w:p>
    <w:p w14:paraId="5AA28023" w14:textId="6ADB74F4" w:rsidR="000B0DA6" w:rsidRDefault="00EE5202" w:rsidP="0040454C">
      <w:pPr>
        <w:pStyle w:val="NormalWeb"/>
        <w:spacing w:before="0" w:beforeAutospacing="0" w:after="0" w:afterAutospacing="0" w:line="480" w:lineRule="auto"/>
        <w:ind w:firstLine="360"/>
        <w:contextualSpacing/>
        <w:rPr>
          <w:ins w:id="144" w:author="mingjia hu" w:date="2023-03-01T16:41:00Z"/>
          <w:color w:val="000000"/>
        </w:rPr>
      </w:pPr>
      <w:r>
        <w:rPr>
          <w:color w:val="000000"/>
        </w:rPr>
        <w:t xml:space="preserve">Once the network parameters </w:t>
      </w:r>
      <w:r w:rsidR="00E6778A">
        <w:rPr>
          <w:color w:val="000000"/>
        </w:rPr>
        <w:t>were</w:t>
      </w:r>
      <w:r>
        <w:rPr>
          <w:color w:val="000000"/>
        </w:rPr>
        <w:t xml:space="preserve"> fitted to classify the randomly generated </w:t>
      </w:r>
      <w:r w:rsidR="00E6778A">
        <w:rPr>
          <w:color w:val="000000"/>
        </w:rPr>
        <w:t xml:space="preserve">low-distortion patterns, the actual test patterns in the experiment were fed into the network and </w:t>
      </w:r>
      <w:r>
        <w:rPr>
          <w:color w:val="000000"/>
        </w:rPr>
        <w:t xml:space="preserve">the </w:t>
      </w:r>
      <w:r w:rsidR="00E6778A">
        <w:rPr>
          <w:color w:val="000000"/>
        </w:rPr>
        <w:t>18-node activation vector</w:t>
      </w:r>
      <w:r>
        <w:rPr>
          <w:color w:val="000000"/>
        </w:rPr>
        <w:t xml:space="preserve"> on the penultimate layer of the network can be extracted as the feature-space representations </w:t>
      </w:r>
      <w:r w:rsidR="00E6778A">
        <w:rPr>
          <w:color w:val="000000"/>
        </w:rPr>
        <w:t>for each test pattern</w:t>
      </w:r>
      <w:r>
        <w:rPr>
          <w:color w:val="000000"/>
        </w:rPr>
        <w:t>.</w:t>
      </w:r>
    </w:p>
    <w:p w14:paraId="0022A20A" w14:textId="14D3FDFE" w:rsidR="00FF2289" w:rsidRPr="00FF2289" w:rsidRDefault="00FF2289">
      <w:pPr>
        <w:pStyle w:val="NormalWeb"/>
        <w:spacing w:before="0" w:beforeAutospacing="0" w:after="0" w:afterAutospacing="0" w:line="480" w:lineRule="auto"/>
        <w:contextualSpacing/>
        <w:rPr>
          <w:rFonts w:eastAsiaTheme="minorEastAsia"/>
          <w:color w:val="000000"/>
          <w:u w:val="single"/>
          <w:rPrChange w:id="145" w:author="mingjia hu" w:date="2023-03-01T16:41:00Z">
            <w:rPr>
              <w:rFonts w:eastAsiaTheme="minorEastAsia"/>
              <w:color w:val="000000"/>
            </w:rPr>
          </w:rPrChange>
        </w:rPr>
        <w:pPrChange w:id="146" w:author="mingjia hu" w:date="2023-03-01T16:41:00Z">
          <w:pPr>
            <w:pStyle w:val="NormalWeb"/>
            <w:spacing w:before="0" w:beforeAutospacing="0" w:after="0" w:afterAutospacing="0" w:line="480" w:lineRule="auto"/>
            <w:ind w:firstLine="360"/>
            <w:contextualSpacing/>
          </w:pPr>
        </w:pPrChange>
      </w:pPr>
      <w:ins w:id="147" w:author="mingjia hu" w:date="2023-03-01T16:41:00Z">
        <w:r w:rsidRPr="00FF2289">
          <w:rPr>
            <w:color w:val="000000"/>
            <w:u w:val="single"/>
            <w:rPrChange w:id="148" w:author="mingjia hu" w:date="2023-03-01T16:41:00Z">
              <w:rPr>
                <w:color w:val="000000"/>
              </w:rPr>
            </w:rPrChange>
          </w:rPr>
          <w:t>Formal Models of Categorization</w:t>
        </w:r>
      </w:ins>
    </w:p>
    <w:p w14:paraId="271AB04F" w14:textId="77777777" w:rsidR="00F43BB8" w:rsidRDefault="00081F7B" w:rsidP="0040454C">
      <w:pPr>
        <w:pStyle w:val="NormalWeb"/>
        <w:spacing w:before="0" w:beforeAutospacing="0" w:after="0" w:afterAutospacing="0" w:line="480" w:lineRule="auto"/>
        <w:ind w:firstLine="360"/>
        <w:contextualSpacing/>
        <w:rPr>
          <w:color w:val="000000"/>
        </w:rPr>
      </w:pPr>
      <w:r>
        <w:rPr>
          <w:color w:val="000000"/>
        </w:rPr>
        <w:t>For the dot-coordinate-based and deep-learning-based methods,</w:t>
      </w:r>
      <w:r w:rsidR="00A26136">
        <w:rPr>
          <w:color w:val="000000"/>
        </w:rPr>
        <w:t xml:space="preserve"> the distances between individual patterns are derived from the x-y dot coordinates and the penultimate-layer node activations</w:t>
      </w:r>
      <w:r w:rsidR="00DC25A7">
        <w:rPr>
          <w:color w:val="000000"/>
        </w:rPr>
        <w:t>,</w:t>
      </w:r>
      <w:r w:rsidR="00A26136">
        <w:rPr>
          <w:color w:val="000000"/>
        </w:rPr>
        <w:t xml:space="preserve"> respectively.</w:t>
      </w:r>
      <w:r>
        <w:rPr>
          <w:color w:val="000000"/>
        </w:rPr>
        <w:t xml:space="preserve"> </w:t>
      </w:r>
      <w:r w:rsidR="00A26136">
        <w:rPr>
          <w:color w:val="000000"/>
        </w:rPr>
        <w:t xml:space="preserve"> </w:t>
      </w:r>
      <w:r w:rsidR="00F43BB8">
        <w:rPr>
          <w:color w:val="000000"/>
        </w:rPr>
        <w:t xml:space="preserve">In particular, the standard Euclidean distance formula is used to compute the distance between </w:t>
      </w:r>
      <w:r w:rsidR="00E10040">
        <w:rPr>
          <w:color w:val="000000"/>
        </w:rPr>
        <w:t>test pattern</w:t>
      </w:r>
      <w:r w:rsidR="00F43BB8">
        <w:rPr>
          <w:color w:val="000000"/>
        </w:rPr>
        <w:t xml:space="preserve"> </w:t>
      </w:r>
      <w:r w:rsidR="00F43BB8" w:rsidRPr="00A46799">
        <w:rPr>
          <w:i/>
          <w:color w:val="000000"/>
        </w:rPr>
        <w:t>i</w:t>
      </w:r>
      <w:r w:rsidR="00F43BB8">
        <w:rPr>
          <w:color w:val="000000"/>
        </w:rPr>
        <w:t xml:space="preserve"> and</w:t>
      </w:r>
      <w:r w:rsidR="00E10040">
        <w:rPr>
          <w:color w:val="000000"/>
        </w:rPr>
        <w:t xml:space="preserve"> training example</w:t>
      </w:r>
      <w:r w:rsidR="00F43BB8">
        <w:rPr>
          <w:color w:val="000000"/>
        </w:rPr>
        <w:t xml:space="preserve"> </w:t>
      </w:r>
      <w:r w:rsidR="00F43BB8" w:rsidRPr="00A46799">
        <w:rPr>
          <w:i/>
          <w:color w:val="000000"/>
        </w:rPr>
        <w:t>j</w:t>
      </w:r>
      <w:r w:rsidR="00F43BB8">
        <w:rPr>
          <w:color w:val="000000"/>
        </w:rPr>
        <w:t>,</w:t>
      </w:r>
    </w:p>
    <w:p w14:paraId="45EA8843" w14:textId="05673973" w:rsidR="00F43BB8" w:rsidRDefault="00853663" w:rsidP="00F43BB8">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w</m:t>
                        </m:r>
                      </m:e>
                      <m:sub>
                        <m:r>
                          <w:rPr>
                            <w:rFonts w:ascii="Cambria Math" w:hAnsi="Cambria Math"/>
                          </w:rPr>
                          <m:t>m</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e>
                      <m:sup>
                        <m:r>
                          <w:rPr>
                            <w:rFonts w:ascii="Cambria Math" w:hAnsi="Cambria Math"/>
                          </w:rPr>
                          <m:t>2</m:t>
                        </m:r>
                      </m:sup>
                    </m:sSup>
                  </m:e>
                </m:nary>
              </m:e>
            </m:d>
          </m:e>
          <m:sup>
            <m:r>
              <w:rPr>
                <w:rFonts w:ascii="Cambria Math" w:hAnsi="Cambria Math"/>
              </w:rPr>
              <m:t>1/2</m:t>
            </m:r>
          </m:sup>
        </m:sSup>
      </m:oMath>
      <w:r w:rsidR="00F43BB8">
        <w:rPr>
          <w:color w:val="000000"/>
        </w:rPr>
        <w:t xml:space="preserve">  </w:t>
      </w:r>
      <w:r w:rsidR="008A375B">
        <w:rPr>
          <w:color w:val="000000"/>
        </w:rPr>
        <w:tab/>
      </w:r>
      <w:r w:rsidR="008A375B">
        <w:rPr>
          <w:color w:val="000000"/>
        </w:rPr>
        <w:tab/>
      </w:r>
      <w:r w:rsidR="008A375B">
        <w:rPr>
          <w:color w:val="000000"/>
        </w:rPr>
        <w:tab/>
      </w:r>
      <w:r w:rsidR="008A375B">
        <w:rPr>
          <w:color w:val="000000"/>
        </w:rPr>
        <w:tab/>
      </w:r>
      <w:r w:rsidR="008A375B">
        <w:rPr>
          <w:color w:val="000000"/>
        </w:rPr>
        <w:tab/>
      </w:r>
      <w:r w:rsidR="008A375B">
        <w:rPr>
          <w:color w:val="000000"/>
        </w:rPr>
        <w:tab/>
        <w:t xml:space="preserve"> </w:t>
      </w:r>
      <w:r w:rsidR="00F43BB8">
        <w:rPr>
          <w:color w:val="000000"/>
        </w:rPr>
        <w:t>(</w:t>
      </w:r>
      <w:del w:id="149" w:author="mingjia hu" w:date="2023-03-01T11:59:00Z">
        <w:r w:rsidR="00F43BB8" w:rsidDel="00D14F65">
          <w:rPr>
            <w:color w:val="000000"/>
          </w:rPr>
          <w:delText>1</w:delText>
        </w:r>
      </w:del>
      <w:ins w:id="150" w:author="mingjia hu" w:date="2023-03-01T11:59:00Z">
        <w:r w:rsidR="00D14F65">
          <w:rPr>
            <w:color w:val="000000"/>
          </w:rPr>
          <w:t>2</w:t>
        </w:r>
      </w:ins>
      <w:r w:rsidR="00F43BB8">
        <w:rPr>
          <w:color w:val="000000"/>
        </w:rPr>
        <w:t>)</w:t>
      </w:r>
      <w:r w:rsidR="00F43BB8">
        <w:rPr>
          <w:color w:val="000000"/>
        </w:rPr>
        <w:tab/>
      </w:r>
      <w:r w:rsidR="00F43BB8">
        <w:rPr>
          <w:color w:val="000000"/>
        </w:rPr>
        <w:tab/>
      </w:r>
    </w:p>
    <w:p w14:paraId="517A49B5" w14:textId="77777777" w:rsidR="0016699F" w:rsidRDefault="0016699F" w:rsidP="00F43BB8">
      <w:pPr>
        <w:pStyle w:val="NormalWeb"/>
        <w:spacing w:before="0" w:beforeAutospacing="0" w:after="0" w:afterAutospacing="0" w:line="480" w:lineRule="auto"/>
        <w:contextualSpacing/>
        <w:rPr>
          <w:color w:val="000000"/>
        </w:rPr>
      </w:pPr>
      <w:r>
        <w:rPr>
          <w:color w:val="000000"/>
        </w:rPr>
        <w:lastRenderedPageBreak/>
        <w:t xml:space="preserve">where </w:t>
      </w:r>
      <m:oMath>
        <m:sSub>
          <m:sSubPr>
            <m:ctrlPr>
              <w:rPr>
                <w:rFonts w:ascii="Cambria Math" w:hAnsi="Cambria Math"/>
                <w:i/>
              </w:rPr>
            </m:ctrlPr>
          </m:sSubPr>
          <m:e>
            <m:r>
              <w:rPr>
                <w:rFonts w:ascii="Cambria Math" w:hAnsi="Cambria Math"/>
              </w:rPr>
              <m:t>x</m:t>
            </m:r>
          </m:e>
          <m:sub>
            <m:r>
              <w:rPr>
                <w:rFonts w:ascii="Cambria Math" w:hAnsi="Cambria Math"/>
              </w:rPr>
              <m:t>im</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m:t>
            </m:r>
          </m:sub>
        </m:sSub>
      </m:oMath>
      <w:r>
        <w:t xml:space="preserve"> denotes the coordinate value on dimension </w:t>
      </w:r>
      <w:r w:rsidRPr="0016699F">
        <w:rPr>
          <w:i/>
        </w:rPr>
        <w:t>m</w:t>
      </w:r>
      <w:r>
        <w:t xml:space="preserve"> of the stimuli </w:t>
      </w:r>
      <w:r w:rsidRPr="0016699F">
        <w:rPr>
          <w:i/>
        </w:rPr>
        <w:t xml:space="preserve">i </w:t>
      </w:r>
      <w:r>
        <w:t xml:space="preserve">and </w:t>
      </w:r>
      <w:r w:rsidRPr="0016699F">
        <w:rPr>
          <w:i/>
        </w:rPr>
        <w:t>j</w:t>
      </w:r>
      <w:r>
        <w:t xml:space="preserve"> respectively. </w:t>
      </w:r>
      <m:oMath>
        <m:sSub>
          <m:sSubPr>
            <m:ctrlPr>
              <w:rPr>
                <w:rFonts w:ascii="Cambria Math" w:hAnsi="Cambria Math"/>
                <w:i/>
              </w:rPr>
            </m:ctrlPr>
          </m:sSubPr>
          <m:e>
            <m:r>
              <w:rPr>
                <w:rFonts w:ascii="Cambria Math" w:hAnsi="Cambria Math"/>
              </w:rPr>
              <m:t>w</m:t>
            </m:r>
          </m:e>
          <m:sub>
            <m:r>
              <w:rPr>
                <w:rFonts w:ascii="Cambria Math" w:hAnsi="Cambria Math"/>
              </w:rPr>
              <m:t>m</m:t>
            </m:r>
          </m:sub>
        </m:sSub>
      </m:oMath>
      <w:r>
        <w:t xml:space="preserve"> represents the attention weight </w:t>
      </w:r>
      <w:r w:rsidR="00EE5202">
        <w:t xml:space="preserve">given to dimension m. </w:t>
      </w:r>
      <w:r w:rsidR="0053427C">
        <w:t xml:space="preserve">To constrain the number of freely estimated parameters, the weights for all 18 dimensions are </w:t>
      </w:r>
      <w:r w:rsidR="00C61907">
        <w:t xml:space="preserve">all </w:t>
      </w:r>
      <w:r w:rsidR="0053427C">
        <w:t xml:space="preserve">set to be equal to 1. </w:t>
      </w:r>
    </w:p>
    <w:p w14:paraId="5B6A76A6" w14:textId="77777777" w:rsidR="00F43BB8" w:rsidRDefault="00F43BB8" w:rsidP="00F43BB8">
      <w:pPr>
        <w:pStyle w:val="NormalWeb"/>
        <w:spacing w:before="0" w:beforeAutospacing="0" w:after="0" w:afterAutospacing="0" w:line="480" w:lineRule="auto"/>
        <w:contextualSpacing/>
        <w:rPr>
          <w:color w:val="000000"/>
        </w:rPr>
      </w:pPr>
      <w:r>
        <w:rPr>
          <w:color w:val="000000"/>
        </w:rPr>
        <w:t xml:space="preserve">The similarity between </w:t>
      </w:r>
      <w:r w:rsidR="00E10040">
        <w:rPr>
          <w:color w:val="000000"/>
        </w:rPr>
        <w:t>test pattern</w:t>
      </w:r>
      <w:r>
        <w:rPr>
          <w:color w:val="000000"/>
        </w:rPr>
        <w:t xml:space="preserve"> </w:t>
      </w:r>
      <w:r w:rsidRPr="00A46799">
        <w:rPr>
          <w:i/>
          <w:color w:val="000000"/>
        </w:rPr>
        <w:t>i</w:t>
      </w:r>
      <w:r>
        <w:rPr>
          <w:color w:val="000000"/>
        </w:rPr>
        <w:t xml:space="preserve"> and</w:t>
      </w:r>
      <w:r w:rsidR="00E10040">
        <w:rPr>
          <w:color w:val="000000"/>
        </w:rPr>
        <w:t xml:space="preserve"> training example</w:t>
      </w:r>
      <w:r>
        <w:rPr>
          <w:color w:val="000000"/>
        </w:rPr>
        <w:t xml:space="preserve"> </w:t>
      </w:r>
      <w:r w:rsidRPr="0050207A">
        <w:rPr>
          <w:i/>
          <w:color w:val="000000"/>
        </w:rPr>
        <w:t>j</w:t>
      </w:r>
      <w:r>
        <w:rPr>
          <w:color w:val="000000"/>
        </w:rPr>
        <w:t xml:space="preserve"> (</w:t>
      </w:r>
      <w:r w:rsidRPr="0050207A">
        <w:rPr>
          <w:i/>
          <w:color w:val="000000"/>
        </w:rPr>
        <w:t>s</w:t>
      </w:r>
      <w:r w:rsidRPr="0050207A">
        <w:rPr>
          <w:i/>
          <w:color w:val="000000"/>
          <w:vertAlign w:val="subscript"/>
        </w:rPr>
        <w:t>ij</w:t>
      </w:r>
      <w:r>
        <w:rPr>
          <w:color w:val="000000"/>
        </w:rPr>
        <w:t>) is an exponential-decay function of this distance,</w:t>
      </w:r>
    </w:p>
    <w:p w14:paraId="1E56AC9A" w14:textId="77777777" w:rsidR="00F43BB8" w:rsidRDefault="00F43BB8" w:rsidP="00F43BB8">
      <w:pPr>
        <w:pStyle w:val="NormalWeb"/>
        <w:spacing w:before="0" w:beforeAutospacing="0" w:after="0" w:afterAutospacing="0" w:line="480" w:lineRule="auto"/>
        <w:contextualSpacing/>
        <w:rPr>
          <w:color w:val="000000"/>
        </w:rPr>
      </w:pPr>
    </w:p>
    <w:p w14:paraId="7E2851CE" w14:textId="47E79721" w:rsidR="00F43BB8" w:rsidRDefault="00853663" w:rsidP="00F43BB8">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-c</m:t>
            </m:r>
            <m:sSub>
              <m:sSubPr>
                <m:ctrlPr>
                  <w:rPr>
                    <w:rFonts w:ascii="Cambria Math" w:hAnsi="Cambria Math"/>
                    <w:i/>
                  </w:rPr>
                </m:ctrlPr>
              </m:sSubPr>
              <m:e>
                <m:r>
                  <w:rPr>
                    <w:rFonts w:ascii="Cambria Math" w:hAnsi="Cambria Math"/>
                  </w:rPr>
                  <m:t>d</m:t>
                </m:r>
              </m:e>
              <m:sub>
                <m:r>
                  <w:rPr>
                    <w:rFonts w:ascii="Cambria Math" w:hAnsi="Cambria Math"/>
                  </w:rPr>
                  <m:t>ij</m:t>
                </m:r>
              </m:sub>
            </m:sSub>
          </m:sup>
        </m:sSup>
      </m:oMath>
      <w:r w:rsidR="008A375B">
        <w:rPr>
          <w:color w:val="000000"/>
        </w:rPr>
        <w:t xml:space="preserve"> </w:t>
      </w:r>
      <w:r w:rsidR="008A375B">
        <w:rPr>
          <w:color w:val="000000"/>
        </w:rPr>
        <w:tab/>
      </w:r>
      <w:r w:rsidR="008A375B">
        <w:rPr>
          <w:color w:val="000000"/>
        </w:rPr>
        <w:tab/>
      </w:r>
      <w:r w:rsidR="008A375B">
        <w:rPr>
          <w:color w:val="000000"/>
        </w:rPr>
        <w:tab/>
      </w:r>
      <w:r w:rsidR="008A375B">
        <w:rPr>
          <w:color w:val="000000"/>
        </w:rPr>
        <w:tab/>
      </w:r>
      <w:r w:rsidR="008A375B">
        <w:rPr>
          <w:color w:val="000000"/>
        </w:rPr>
        <w:tab/>
      </w:r>
      <w:r w:rsidR="008A375B">
        <w:rPr>
          <w:color w:val="000000"/>
        </w:rPr>
        <w:tab/>
      </w:r>
      <w:r w:rsidR="008A375B">
        <w:rPr>
          <w:color w:val="000000"/>
        </w:rPr>
        <w:tab/>
      </w:r>
      <w:r w:rsidR="008A375B">
        <w:rPr>
          <w:color w:val="000000"/>
        </w:rPr>
        <w:tab/>
      </w:r>
      <w:r w:rsidR="008A375B">
        <w:rPr>
          <w:color w:val="000000"/>
        </w:rPr>
        <w:tab/>
        <w:t xml:space="preserve"> </w:t>
      </w:r>
      <w:r w:rsidR="00F43BB8">
        <w:rPr>
          <w:color w:val="000000"/>
        </w:rPr>
        <w:t>(</w:t>
      </w:r>
      <w:del w:id="151" w:author="mingjia hu" w:date="2023-03-01T11:59:00Z">
        <w:r w:rsidR="00F43BB8" w:rsidDel="00D14F65">
          <w:rPr>
            <w:color w:val="000000"/>
          </w:rPr>
          <w:delText>2</w:delText>
        </w:r>
      </w:del>
      <w:ins w:id="152" w:author="mingjia hu" w:date="2023-03-01T11:59:00Z">
        <w:r w:rsidR="00D14F65">
          <w:rPr>
            <w:color w:val="000000"/>
          </w:rPr>
          <w:t>3</w:t>
        </w:r>
      </w:ins>
      <w:r w:rsidR="00F43BB8">
        <w:rPr>
          <w:color w:val="000000"/>
        </w:rPr>
        <w:t>)</w:t>
      </w:r>
    </w:p>
    <w:p w14:paraId="6BD73F13" w14:textId="77777777" w:rsidR="00F43BB8" w:rsidRDefault="00F43BB8" w:rsidP="00F43BB8">
      <w:pPr>
        <w:pStyle w:val="NormalWeb"/>
        <w:spacing w:before="0" w:beforeAutospacing="0" w:after="0" w:afterAutospacing="0" w:line="480" w:lineRule="auto"/>
        <w:contextualSpacing/>
        <w:rPr>
          <w:color w:val="000000"/>
        </w:rPr>
      </w:pPr>
    </w:p>
    <w:p w14:paraId="3B9BA3D4" w14:textId="77777777" w:rsidR="00F43BB8" w:rsidRDefault="00F43BB8" w:rsidP="00F43BB8">
      <w:pPr>
        <w:pStyle w:val="NormalWeb"/>
        <w:spacing w:before="0" w:beforeAutospacing="0" w:after="0" w:afterAutospacing="0" w:line="480" w:lineRule="auto"/>
        <w:contextualSpacing/>
        <w:rPr>
          <w:color w:val="000000"/>
        </w:rPr>
      </w:pPr>
      <w:r>
        <w:rPr>
          <w:color w:val="000000"/>
        </w:rPr>
        <w:t xml:space="preserve">where </w:t>
      </w:r>
      <w:r w:rsidRPr="00A46799">
        <w:rPr>
          <w:i/>
          <w:color w:val="000000"/>
        </w:rPr>
        <w:t>c</w:t>
      </w:r>
      <w:r>
        <w:rPr>
          <w:color w:val="000000"/>
        </w:rPr>
        <w:t xml:space="preserve"> is a sensitivity parameter that describes the rate at which similarity declines with distance.  The sensitivity parameter provides a measure of overall discriminability among patterns in the </w:t>
      </w:r>
      <w:r w:rsidR="00DC25A7">
        <w:rPr>
          <w:color w:val="000000"/>
        </w:rPr>
        <w:t>feature</w:t>
      </w:r>
      <w:r>
        <w:rPr>
          <w:color w:val="000000"/>
        </w:rPr>
        <w:t xml:space="preserve"> space.</w:t>
      </w:r>
    </w:p>
    <w:p w14:paraId="5CE8D375" w14:textId="0DDFC22C" w:rsidR="00F43BB8" w:rsidRDefault="00EF5B18" w:rsidP="00F43BB8">
      <w:pPr>
        <w:pStyle w:val="NormalWeb"/>
        <w:spacing w:before="0" w:beforeAutospacing="0" w:after="0" w:afterAutospacing="0" w:line="480" w:lineRule="auto"/>
        <w:ind w:firstLine="720"/>
        <w:contextualSpacing/>
        <w:rPr>
          <w:color w:val="000000"/>
        </w:rPr>
      </w:pPr>
      <w:ins w:id="153" w:author="mingjia hu" w:date="2023-03-03T14:52:00Z">
        <w:r>
          <w:rPr>
            <w:color w:val="000000"/>
          </w:rPr>
          <w:t xml:space="preserve">After defining the between-pattern similarities, we formalized two </w:t>
        </w:r>
      </w:ins>
      <w:ins w:id="154" w:author="mingjia hu" w:date="2023-03-03T14:59:00Z">
        <w:r>
          <w:rPr>
            <w:color w:val="000000"/>
          </w:rPr>
          <w:t xml:space="preserve">different </w:t>
        </w:r>
      </w:ins>
      <w:ins w:id="155" w:author="mingjia hu" w:date="2023-03-03T15:00:00Z">
        <w:r>
          <w:rPr>
            <w:color w:val="000000"/>
          </w:rPr>
          <w:t>mechanisms</w:t>
        </w:r>
      </w:ins>
      <w:ins w:id="156" w:author="mingjia hu" w:date="2023-03-03T14:52:00Z">
        <w:r>
          <w:rPr>
            <w:color w:val="000000"/>
          </w:rPr>
          <w:t xml:space="preserve"> by which the similarity information </w:t>
        </w:r>
      </w:ins>
      <w:ins w:id="157" w:author="mingjia hu" w:date="2023-03-03T14:58:00Z">
        <w:r>
          <w:rPr>
            <w:color w:val="000000"/>
          </w:rPr>
          <w:t>can</w:t>
        </w:r>
      </w:ins>
      <w:ins w:id="158" w:author="mingjia hu" w:date="2023-03-03T14:52:00Z">
        <w:r>
          <w:rPr>
            <w:color w:val="000000"/>
          </w:rPr>
          <w:t xml:space="preserve"> be used</w:t>
        </w:r>
      </w:ins>
      <w:ins w:id="159" w:author="mingjia hu" w:date="2023-03-03T17:17:00Z">
        <w:r w:rsidR="00853663">
          <w:rPr>
            <w:color w:val="000000"/>
          </w:rPr>
          <w:t xml:space="preserve"> </w:t>
        </w:r>
      </w:ins>
      <w:ins w:id="160" w:author="mingjia hu" w:date="2023-03-03T14:58:00Z">
        <w:r>
          <w:rPr>
            <w:color w:val="000000"/>
          </w:rPr>
          <w:t>for making classification decisions.</w:t>
        </w:r>
      </w:ins>
      <w:ins w:id="161" w:author="mingjia hu" w:date="2023-03-03T14:52:00Z">
        <w:r>
          <w:rPr>
            <w:color w:val="000000"/>
          </w:rPr>
          <w:t xml:space="preserve"> </w:t>
        </w:r>
      </w:ins>
      <w:r w:rsidR="000505E2">
        <w:rPr>
          <w:color w:val="000000"/>
        </w:rPr>
        <w:t xml:space="preserve">According to the </w:t>
      </w:r>
      <w:ins w:id="162" w:author="mingjia hu" w:date="2023-03-03T15:00:00Z">
        <w:r>
          <w:rPr>
            <w:color w:val="000000"/>
          </w:rPr>
          <w:t xml:space="preserve">exemplar model (i.e. </w:t>
        </w:r>
      </w:ins>
      <w:r w:rsidR="000505E2">
        <w:rPr>
          <w:color w:val="000000"/>
        </w:rPr>
        <w:t>GCM</w:t>
      </w:r>
      <w:ins w:id="163" w:author="mingjia hu" w:date="2023-03-03T15:00:00Z">
        <w:r>
          <w:rPr>
            <w:color w:val="000000"/>
          </w:rPr>
          <w:t>)</w:t>
        </w:r>
      </w:ins>
      <w:r w:rsidR="000505E2">
        <w:rPr>
          <w:color w:val="000000"/>
        </w:rPr>
        <w:t>, t</w:t>
      </w:r>
      <w:r w:rsidR="00F43BB8">
        <w:rPr>
          <w:color w:val="000000"/>
        </w:rPr>
        <w:t xml:space="preserve">he probability that a </w:t>
      </w:r>
      <w:r w:rsidR="000505E2">
        <w:rPr>
          <w:color w:val="000000"/>
        </w:rPr>
        <w:t>pattern</w:t>
      </w:r>
      <w:r w:rsidR="00F43BB8">
        <w:rPr>
          <w:color w:val="000000"/>
        </w:rPr>
        <w:t xml:space="preserve"> </w:t>
      </w:r>
      <w:r w:rsidR="00F43BB8" w:rsidRPr="00A46799">
        <w:rPr>
          <w:i/>
          <w:color w:val="000000"/>
        </w:rPr>
        <w:t>i</w:t>
      </w:r>
      <w:r w:rsidR="000505E2">
        <w:rPr>
          <w:color w:val="000000"/>
        </w:rPr>
        <w:t xml:space="preserve"> is </w:t>
      </w:r>
      <w:del w:id="164" w:author="mingjia hu" w:date="2023-02-28T12:15:00Z">
        <w:r w:rsidR="000505E2" w:rsidDel="00C15A80">
          <w:rPr>
            <w:color w:val="000000"/>
          </w:rPr>
          <w:delText xml:space="preserve">correctly </w:delText>
        </w:r>
      </w:del>
      <w:r w:rsidR="000505E2">
        <w:rPr>
          <w:color w:val="000000"/>
        </w:rPr>
        <w:t>classified in</w:t>
      </w:r>
      <w:r w:rsidR="000F27D6">
        <w:rPr>
          <w:color w:val="000000"/>
        </w:rPr>
        <w:t>to</w:t>
      </w:r>
      <w:r w:rsidR="000505E2">
        <w:rPr>
          <w:color w:val="000000"/>
        </w:rPr>
        <w:t xml:space="preserve"> category </w:t>
      </w:r>
      <w:del w:id="165" w:author="mingjia hu" w:date="2023-03-03T11:14:00Z">
        <w:r w:rsidR="00F43BB8" w:rsidDel="009F7BE1">
          <w:rPr>
            <w:color w:val="000000"/>
          </w:rPr>
          <w:delText xml:space="preserve">Category </w:delText>
        </w:r>
      </w:del>
      <w:r w:rsidR="000505E2">
        <w:rPr>
          <w:color w:val="000000"/>
        </w:rPr>
        <w:t xml:space="preserve">A </w:t>
      </w:r>
      <w:r w:rsidR="00F43BB8">
        <w:rPr>
          <w:color w:val="000000"/>
        </w:rPr>
        <w:t xml:space="preserve">is found by summing its similarity to all the training examples </w:t>
      </w:r>
      <w:r w:rsidR="00F43BB8" w:rsidRPr="00A46799">
        <w:rPr>
          <w:i/>
          <w:color w:val="000000"/>
        </w:rPr>
        <w:t>a</w:t>
      </w:r>
      <w:r w:rsidR="00F43BB8">
        <w:rPr>
          <w:color w:val="000000"/>
        </w:rPr>
        <w:t xml:space="preserve"> that belong to </w:t>
      </w:r>
      <w:del w:id="166" w:author="mingjia hu" w:date="2023-03-03T11:14:00Z">
        <w:r w:rsidR="00F43BB8" w:rsidDel="009F7BE1">
          <w:rPr>
            <w:color w:val="000000"/>
          </w:rPr>
          <w:delText xml:space="preserve">Category </w:delText>
        </w:r>
      </w:del>
      <w:ins w:id="167" w:author="mingjia hu" w:date="2023-03-03T11:14:00Z">
        <w:r w:rsidR="009F7BE1">
          <w:rPr>
            <w:color w:val="000000"/>
          </w:rPr>
          <w:t xml:space="preserve">category </w:t>
        </w:r>
      </w:ins>
      <w:r w:rsidR="00F43BB8">
        <w:rPr>
          <w:color w:val="000000"/>
        </w:rPr>
        <w:t xml:space="preserve">A, and dividing by the summed similarity of </w:t>
      </w:r>
      <w:r w:rsidR="00F43BB8" w:rsidRPr="00A46799">
        <w:rPr>
          <w:i/>
          <w:color w:val="000000"/>
        </w:rPr>
        <w:t>i</w:t>
      </w:r>
      <w:r w:rsidR="00F43BB8">
        <w:rPr>
          <w:color w:val="000000"/>
        </w:rPr>
        <w:t xml:space="preserve"> to all the training examples of all categories:</w:t>
      </w:r>
    </w:p>
    <w:p w14:paraId="6B05085E" w14:textId="77777777" w:rsidR="00F43BB8" w:rsidRDefault="00F43BB8" w:rsidP="00F43BB8">
      <w:pPr>
        <w:pStyle w:val="NormalWeb"/>
        <w:spacing w:before="0" w:beforeAutospacing="0" w:after="0" w:afterAutospacing="0" w:line="480" w:lineRule="auto"/>
        <w:ind w:firstLine="720"/>
        <w:contextualSpacing/>
        <w:rPr>
          <w:color w:val="000000"/>
        </w:rPr>
      </w:pPr>
    </w:p>
    <w:p w14:paraId="3B1EE853" w14:textId="715F41A1" w:rsidR="00F43BB8" w:rsidRDefault="00853663" w:rsidP="00F43BB8">
      <w:pPr>
        <w:pStyle w:val="NormalWeb"/>
        <w:spacing w:before="0" w:beforeAutospacing="0" w:after="0" w:afterAutospacing="0" w:line="480" w:lineRule="auto"/>
        <w:ind w:firstLine="720"/>
        <w:contextualSpacing/>
        <w:rPr>
          <w:color w:val="000000"/>
        </w:rPr>
      </w:pP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del w:id="168" w:author="mingjia hu" w:date="2023-02-27T15:41:00Z">
                    <w:rPr>
                      <w:rFonts w:ascii="Cambria Math" w:hAnsi="Cambria Math"/>
                      <w:sz w:val="28"/>
                      <w:szCs w:val="28"/>
                    </w:rPr>
                    <m:t>correct</m:t>
                  </w:del>
                </m:r>
                <m:r>
                  <w:ins w:id="169" w:author="mingjia hu" w:date="2023-02-27T15:41:00Z">
                    <w:rPr>
                      <w:rFonts w:ascii="Cambria Math" w:hAnsi="Cambria Math"/>
                      <w:sz w:val="28"/>
                      <w:szCs w:val="28"/>
                    </w:rPr>
                    <m:t>A</m:t>
                  </w:ins>
                </m:r>
                <m:r>
                  <w:rPr>
                    <w:rFonts w:ascii="Cambria Math" w:hAnsi="Cambria Math"/>
                    <w:sz w:val="28"/>
                    <w:szCs w:val="28"/>
                  </w:rPr>
                  <m:t>|i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den>
        </m:f>
      </m:oMath>
      <w:r w:rsidR="00F43BB8">
        <w:rPr>
          <w:color w:val="000000"/>
        </w:rPr>
        <w:t xml:space="preserve">       </w:t>
      </w:r>
      <w:r w:rsidR="008A375B">
        <w:rPr>
          <w:color w:val="000000"/>
        </w:rPr>
        <w:t xml:space="preserve">                    </w:t>
      </w:r>
      <w:ins w:id="170" w:author="mingjia hu" w:date="2023-03-01T11:59:00Z">
        <w:r w:rsidR="00D14F65">
          <w:rPr>
            <w:color w:val="000000"/>
          </w:rPr>
          <w:t xml:space="preserve">        </w:t>
        </w:r>
      </w:ins>
      <w:r w:rsidR="00F43BB8">
        <w:rPr>
          <w:color w:val="000000"/>
        </w:rPr>
        <w:t>(</w:t>
      </w:r>
      <w:del w:id="171" w:author="mingjia hu" w:date="2023-03-01T11:59:00Z">
        <w:r w:rsidR="00F43BB8" w:rsidDel="00D14F65">
          <w:rPr>
            <w:color w:val="000000"/>
          </w:rPr>
          <w:delText>3</w:delText>
        </w:r>
      </w:del>
      <w:ins w:id="172" w:author="mingjia hu" w:date="2023-03-01T11:59:00Z">
        <w:r w:rsidR="00D14F65">
          <w:rPr>
            <w:color w:val="000000"/>
          </w:rPr>
          <w:t>4</w:t>
        </w:r>
      </w:ins>
      <w:r w:rsidR="00F43BB8">
        <w:rPr>
          <w:color w:val="000000"/>
        </w:rPr>
        <w:t>)</w:t>
      </w:r>
    </w:p>
    <w:p w14:paraId="2BC37A77" w14:textId="77777777" w:rsidR="00F43BB8" w:rsidRDefault="00F43BB8" w:rsidP="00F43BB8">
      <w:pPr>
        <w:pStyle w:val="NormalWeb"/>
        <w:spacing w:before="0" w:beforeAutospacing="0" w:after="0" w:afterAutospacing="0" w:line="480" w:lineRule="auto"/>
        <w:contextualSpacing/>
        <w:rPr>
          <w:color w:val="000000"/>
        </w:rPr>
      </w:pPr>
    </w:p>
    <w:p w14:paraId="053DF78F" w14:textId="77777777" w:rsidR="00F43BB8" w:rsidRDefault="000505E2" w:rsidP="00F43BB8">
      <w:pPr>
        <w:pStyle w:val="NormalWeb"/>
        <w:spacing w:before="0" w:beforeAutospacing="0" w:after="0" w:afterAutospacing="0" w:line="480" w:lineRule="auto"/>
        <w:contextualSpacing/>
      </w:pPr>
      <w:r>
        <w:rPr>
          <w:color w:val="000000"/>
        </w:rPr>
        <w:t xml:space="preserve">Where </w:t>
      </w:r>
      <w:r w:rsidR="00F43BB8">
        <w:rPr>
          <w:color w:val="000000"/>
        </w:rPr>
        <w:t xml:space="preserve">the parameter γ is a response-scaling parameter.  When γ </w:t>
      </w:r>
      <w:r>
        <w:rPr>
          <w:color w:val="000000"/>
        </w:rPr>
        <w:t xml:space="preserve">grows larger in magnitude, the observer </w:t>
      </w:r>
      <w:r w:rsidR="00F43BB8">
        <w:rPr>
          <w:color w:val="000000"/>
        </w:rPr>
        <w:t>responds more deterministically with the category that yields the largest summed similarity</w:t>
      </w:r>
      <w:r w:rsidR="00F43BB8" w:rsidRPr="00F52DF4">
        <w:t>.</w:t>
      </w:r>
    </w:p>
    <w:p w14:paraId="354ED1A3" w14:textId="29220BB2" w:rsidR="000505E2" w:rsidRPr="00F52DF4" w:rsidRDefault="000505E2" w:rsidP="000505E2">
      <w:pPr>
        <w:pStyle w:val="NormalWeb"/>
        <w:spacing w:before="0" w:beforeAutospacing="0" w:after="0" w:afterAutospacing="0" w:line="480" w:lineRule="auto"/>
        <w:ind w:firstLine="720"/>
        <w:contextualSpacing/>
      </w:pPr>
      <w:r>
        <w:lastRenderedPageBreak/>
        <w:t xml:space="preserve">According to the prototype model, </w:t>
      </w:r>
      <w:r w:rsidR="000F27D6">
        <w:t xml:space="preserve">the probability that pattern i is </w:t>
      </w:r>
      <w:del w:id="173" w:author="mingjia hu" w:date="2023-02-28T12:15:00Z">
        <w:r w:rsidR="000F27D6" w:rsidDel="00C15A80">
          <w:delText xml:space="preserve">correctly </w:delText>
        </w:r>
      </w:del>
      <w:r w:rsidR="000F27D6">
        <w:t xml:space="preserve">classified into category A is given by </w:t>
      </w:r>
    </w:p>
    <w:p w14:paraId="2BCD25E5" w14:textId="77777777" w:rsidR="00F43BB8" w:rsidRDefault="00F43BB8" w:rsidP="00D67E0C">
      <w:pPr>
        <w:pStyle w:val="NormalWeb"/>
        <w:spacing w:before="0" w:beforeAutospacing="0" w:after="0" w:afterAutospacing="0" w:line="480" w:lineRule="auto"/>
        <w:contextualSpacing/>
        <w:rPr>
          <w:color w:val="000000"/>
        </w:rPr>
      </w:pPr>
    </w:p>
    <w:p w14:paraId="78338732" w14:textId="67ADEF94" w:rsidR="000505E2" w:rsidRDefault="00853663" w:rsidP="000505E2">
      <w:pPr>
        <w:pStyle w:val="NormalWeb"/>
        <w:spacing w:before="0" w:beforeAutospacing="0" w:after="0" w:afterAutospacing="0" w:line="480" w:lineRule="auto"/>
        <w:ind w:firstLine="720"/>
        <w:contextualSpacing/>
        <w:rPr>
          <w:color w:val="000000"/>
        </w:rPr>
      </w:pP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del w:id="174" w:author="mingjia hu" w:date="2023-02-27T15:41:00Z">
                    <w:rPr>
                      <w:rFonts w:ascii="Cambria Math" w:hAnsi="Cambria Math"/>
                      <w:sz w:val="28"/>
                      <w:szCs w:val="28"/>
                    </w:rPr>
                    <m:t>correct</m:t>
                  </w:del>
                </m:r>
                <m:r>
                  <w:ins w:id="175" w:author="mingjia hu" w:date="2023-02-27T15:41:00Z">
                    <w:rPr>
                      <w:rFonts w:ascii="Cambria Math" w:hAnsi="Cambria Math"/>
                      <w:sz w:val="28"/>
                      <w:szCs w:val="28"/>
                    </w:rPr>
                    <m:t>A</m:t>
                  </w:ins>
                </m:r>
                <m:r>
                  <w:rPr>
                    <w:rFonts w:ascii="Cambria Math" w:hAnsi="Cambria Math"/>
                    <w:sz w:val="28"/>
                    <w:szCs w:val="28"/>
                  </w:rPr>
                  <m:t>|i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K</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i,K</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den>
        </m:f>
      </m:oMath>
      <w:r w:rsidR="000505E2">
        <w:rPr>
          <w:color w:val="000000"/>
        </w:rPr>
        <w:t xml:space="preserve">                                        </w:t>
      </w:r>
      <w:r w:rsidR="008A375B">
        <w:rPr>
          <w:color w:val="000000"/>
        </w:rPr>
        <w:tab/>
      </w:r>
      <w:r w:rsidR="008A375B">
        <w:rPr>
          <w:color w:val="000000"/>
        </w:rPr>
        <w:tab/>
      </w:r>
      <w:r w:rsidR="008A375B">
        <w:rPr>
          <w:color w:val="000000"/>
        </w:rPr>
        <w:tab/>
      </w:r>
      <w:r w:rsidR="000505E2">
        <w:rPr>
          <w:color w:val="000000"/>
        </w:rPr>
        <w:t>(</w:t>
      </w:r>
      <w:del w:id="176" w:author="mingjia hu" w:date="2023-03-01T11:59:00Z">
        <w:r w:rsidR="000505E2" w:rsidDel="00D14F65">
          <w:rPr>
            <w:color w:val="000000"/>
          </w:rPr>
          <w:delText>4</w:delText>
        </w:r>
      </w:del>
      <w:ins w:id="177" w:author="mingjia hu" w:date="2023-03-01T11:59:00Z">
        <w:r w:rsidR="00D14F65">
          <w:rPr>
            <w:color w:val="000000"/>
          </w:rPr>
          <w:t>5</w:t>
        </w:r>
      </w:ins>
      <w:r w:rsidR="000505E2">
        <w:rPr>
          <w:color w:val="000000"/>
        </w:rPr>
        <w:t>)</w:t>
      </w:r>
    </w:p>
    <w:p w14:paraId="6BD69487" w14:textId="77777777" w:rsidR="00AC5CC7" w:rsidRDefault="00AC5CC7">
      <w:pPr>
        <w:rPr>
          <w:rFonts w:ascii="Times New Roman" w:hAnsi="Times New Roman" w:cs="Times New Roman"/>
          <w:sz w:val="24"/>
          <w:szCs w:val="24"/>
        </w:rPr>
      </w:pPr>
    </w:p>
    <w:p w14:paraId="220CF98E" w14:textId="77777777" w:rsidR="003F1DA4" w:rsidRPr="000F576C" w:rsidRDefault="00CC5F5B" w:rsidP="000F576C">
      <w:pPr>
        <w:pStyle w:val="NormalWeb"/>
        <w:spacing w:before="0" w:beforeAutospacing="0" w:after="0" w:afterAutospacing="0" w:line="480" w:lineRule="auto"/>
        <w:contextualSpacing/>
        <w:rPr>
          <w:color w:val="000000"/>
        </w:rPr>
      </w:pPr>
      <w:r w:rsidRPr="000F576C">
        <w:rPr>
          <w:color w:val="000000"/>
        </w:rPr>
        <w:t xml:space="preserve">where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i</m:t>
            </m:r>
            <m:r>
              <m:rPr>
                <m:sty m:val="p"/>
              </m:rPr>
              <w:rPr>
                <w:rFonts w:ascii="Cambria Math" w:hAnsi="Cambria Math"/>
                <w:color w:val="000000"/>
              </w:rPr>
              <m:t>,</m:t>
            </m:r>
            <m:r>
              <w:rPr>
                <w:rFonts w:ascii="Cambria Math" w:hAnsi="Cambria Math"/>
                <w:color w:val="000000"/>
              </w:rPr>
              <m:t>A</m:t>
            </m:r>
          </m:sub>
        </m:sSub>
      </m:oMath>
      <w:r w:rsidRPr="000F576C">
        <w:rPr>
          <w:color w:val="000000"/>
        </w:rPr>
        <w:t xml:space="preserve"> is the similarity o</w:t>
      </w:r>
      <w:r w:rsidR="000F27D6" w:rsidRPr="000F576C">
        <w:rPr>
          <w:color w:val="000000"/>
        </w:rPr>
        <w:t>f item i to the prototype of category</w:t>
      </w:r>
      <w:r w:rsidR="00C61907">
        <w:rPr>
          <w:color w:val="000000"/>
        </w:rPr>
        <w:t xml:space="preserve"> A</w:t>
      </w:r>
      <w:r w:rsidRPr="000F576C">
        <w:rPr>
          <w:color w:val="000000"/>
        </w:rPr>
        <w:t xml:space="preserve"> (computed using equations analogous to Eqs. 1 and 2 above)</w:t>
      </w:r>
      <w:r w:rsidR="00E10040" w:rsidRPr="000F576C">
        <w:rPr>
          <w:color w:val="000000"/>
        </w:rPr>
        <w:t>. The feature representation</w:t>
      </w:r>
      <w:r w:rsidR="005E7CE0">
        <w:rPr>
          <w:color w:val="000000"/>
        </w:rPr>
        <w:t>s</w:t>
      </w:r>
      <w:r w:rsidR="00E10040" w:rsidRPr="000F576C">
        <w:rPr>
          <w:color w:val="000000"/>
        </w:rPr>
        <w:t xml:space="preserve"> of the prototypes will be explained in detail in the </w:t>
      </w:r>
      <w:r w:rsidR="005E7CE0">
        <w:rPr>
          <w:color w:val="000000"/>
        </w:rPr>
        <w:t xml:space="preserve">prototype </w:t>
      </w:r>
      <w:r w:rsidR="00E10040" w:rsidRPr="000F576C">
        <w:rPr>
          <w:color w:val="000000"/>
        </w:rPr>
        <w:t xml:space="preserve">model fitting section. </w:t>
      </w:r>
    </w:p>
    <w:p w14:paraId="66CE6F76" w14:textId="0B736E7A" w:rsidR="00E23FEF" w:rsidRDefault="00E23FEF" w:rsidP="0040454C">
      <w:pPr>
        <w:pStyle w:val="NormalWeb"/>
        <w:spacing w:before="0" w:beforeAutospacing="0" w:after="0" w:afterAutospacing="0" w:line="480" w:lineRule="auto"/>
        <w:ind w:firstLine="720"/>
        <w:contextualSpacing/>
        <w:rPr>
          <w:ins w:id="178" w:author="mingjia hu" w:date="2023-03-01T16:39:00Z"/>
          <w:color w:val="000000"/>
        </w:rPr>
      </w:pPr>
      <w:del w:id="179" w:author="mingjia hu" w:date="2023-03-03T17:39:00Z">
        <w:r w:rsidRPr="000F576C" w:rsidDel="005259FB">
          <w:rPr>
            <w:color w:val="000000"/>
          </w:rPr>
          <w:delText>Three versions of GCM</w:delText>
        </w:r>
      </w:del>
      <w:ins w:id="180" w:author="mingjia hu" w:date="2023-03-03T17:39:00Z">
        <w:r w:rsidR="005259FB">
          <w:rPr>
            <w:color w:val="000000"/>
          </w:rPr>
          <w:t>Three versions of exemplar and prototype models each</w:t>
        </w:r>
      </w:ins>
      <w:r w:rsidRPr="000F576C">
        <w:rPr>
          <w:color w:val="000000"/>
        </w:rPr>
        <w:t xml:space="preserve"> </w:t>
      </w:r>
      <w:r w:rsidR="00C61907">
        <w:rPr>
          <w:color w:val="000000"/>
        </w:rPr>
        <w:t>are</w:t>
      </w:r>
      <w:r w:rsidRPr="000F576C">
        <w:rPr>
          <w:color w:val="000000"/>
        </w:rPr>
        <w:t xml:space="preserve"> fitted to the classification response data in the test phase using </w:t>
      </w:r>
      <w:r w:rsidR="0036315E" w:rsidRPr="000F576C">
        <w:rPr>
          <w:color w:val="000000"/>
        </w:rPr>
        <w:t xml:space="preserve">the </w:t>
      </w:r>
      <w:r w:rsidRPr="000F576C">
        <w:rPr>
          <w:color w:val="000000"/>
        </w:rPr>
        <w:t xml:space="preserve">three different methods of feature-space representation. </w:t>
      </w:r>
      <w:del w:id="181" w:author="mingjia hu" w:date="2023-03-03T17:43:00Z">
        <w:r w:rsidR="0036315E" w:rsidRPr="000F576C" w:rsidDel="005259FB">
          <w:rPr>
            <w:color w:val="000000"/>
          </w:rPr>
          <w:delText xml:space="preserve">The </w:delText>
        </w:r>
      </w:del>
      <w:ins w:id="182" w:author="mingjia hu" w:date="2023-03-03T17:43:00Z">
        <w:r w:rsidR="005259FB">
          <w:rPr>
            <w:color w:val="000000"/>
          </w:rPr>
          <w:t>Both</w:t>
        </w:r>
        <w:r w:rsidR="005259FB" w:rsidRPr="000F576C">
          <w:rPr>
            <w:color w:val="000000"/>
          </w:rPr>
          <w:t xml:space="preserve"> </w:t>
        </w:r>
      </w:ins>
      <w:r w:rsidR="0036315E" w:rsidRPr="000F576C">
        <w:rPr>
          <w:color w:val="000000"/>
        </w:rPr>
        <w:t>average-similarity</w:t>
      </w:r>
      <w:r w:rsidR="00AD4CF9" w:rsidRPr="000F576C">
        <w:rPr>
          <w:color w:val="000000"/>
        </w:rPr>
        <w:t xml:space="preserve">-based </w:t>
      </w:r>
      <w:del w:id="183" w:author="mingjia hu" w:date="2023-03-03T17:42:00Z">
        <w:r w:rsidR="00AD4CF9" w:rsidRPr="000F576C" w:rsidDel="005259FB">
          <w:rPr>
            <w:color w:val="000000"/>
          </w:rPr>
          <w:delText xml:space="preserve">GCM </w:delText>
        </w:r>
      </w:del>
      <w:ins w:id="184" w:author="mingjia hu" w:date="2023-03-03T17:43:00Z">
        <w:r w:rsidR="005259FB">
          <w:rPr>
            <w:color w:val="000000"/>
          </w:rPr>
          <w:t>models</w:t>
        </w:r>
      </w:ins>
      <w:ins w:id="185" w:author="mingjia hu" w:date="2023-03-03T17:42:00Z">
        <w:r w:rsidR="005259FB" w:rsidRPr="000F576C">
          <w:rPr>
            <w:color w:val="000000"/>
          </w:rPr>
          <w:t xml:space="preserve"> </w:t>
        </w:r>
      </w:ins>
      <w:del w:id="186" w:author="mingjia hu" w:date="2023-03-03T17:43:00Z">
        <w:r w:rsidR="00AD4CF9" w:rsidRPr="000F576C" w:rsidDel="005259FB">
          <w:rPr>
            <w:color w:val="000000"/>
          </w:rPr>
          <w:delText>makes use of</w:delText>
        </w:r>
      </w:del>
      <w:ins w:id="187" w:author="mingjia hu" w:date="2023-03-03T17:43:00Z">
        <w:r w:rsidR="005259FB">
          <w:rPr>
            <w:color w:val="000000"/>
          </w:rPr>
          <w:t>share</w:t>
        </w:r>
      </w:ins>
      <w:r w:rsidR="00AD4CF9" w:rsidRPr="000F576C">
        <w:rPr>
          <w:color w:val="000000"/>
        </w:rPr>
        <w:t xml:space="preserve"> </w:t>
      </w:r>
      <w:del w:id="188" w:author="mingjia hu" w:date="2023-02-27T13:24:00Z">
        <w:r w:rsidR="0040454C" w:rsidDel="00BF552F">
          <w:rPr>
            <w:color w:val="000000"/>
          </w:rPr>
          <w:delText>seven</w:delText>
        </w:r>
        <w:r w:rsidR="00A86BED" w:rsidRPr="000F576C" w:rsidDel="00BF552F">
          <w:rPr>
            <w:color w:val="000000"/>
          </w:rPr>
          <w:delText xml:space="preserve"> </w:delText>
        </w:r>
      </w:del>
      <w:ins w:id="189" w:author="mingjia hu" w:date="2023-03-03T17:43:00Z">
        <w:r w:rsidR="005259FB">
          <w:rPr>
            <w:color w:val="000000"/>
          </w:rPr>
          <w:t>five</w:t>
        </w:r>
      </w:ins>
      <w:ins w:id="190" w:author="mingjia hu" w:date="2023-02-27T13:24:00Z">
        <w:r w:rsidR="00BF552F" w:rsidRPr="000F576C">
          <w:rPr>
            <w:color w:val="000000"/>
          </w:rPr>
          <w:t xml:space="preserve"> </w:t>
        </w:r>
      </w:ins>
      <w:r w:rsidR="00A86BED" w:rsidRPr="000F576C">
        <w:rPr>
          <w:color w:val="000000"/>
        </w:rPr>
        <w:t>free parameters: the avera</w:t>
      </w:r>
      <w:r w:rsidR="001F0CC3" w:rsidRPr="000F576C">
        <w:rPr>
          <w:color w:val="000000"/>
        </w:rPr>
        <w:t>ge similarity parameters</w:t>
      </w:r>
      <w:r w:rsidR="00A86BED" w:rsidRPr="000F576C">
        <w:rPr>
          <w:color w:val="000000"/>
        </w:rPr>
        <w:t xml:space="preserve"> between low-distortion training patterns to </w:t>
      </w:r>
      <w:del w:id="191" w:author="mingjia hu" w:date="2023-03-03T17:45:00Z">
        <w:r w:rsidR="0040454C" w:rsidDel="005259FB">
          <w:rPr>
            <w:color w:val="000000"/>
          </w:rPr>
          <w:delText>five</w:delText>
        </w:r>
        <w:r w:rsidR="00A86BED" w:rsidRPr="000F576C" w:rsidDel="005259FB">
          <w:rPr>
            <w:color w:val="000000"/>
          </w:rPr>
          <w:delText xml:space="preserve"> </w:delText>
        </w:r>
      </w:del>
      <w:ins w:id="192" w:author="mingjia hu" w:date="2023-03-03T17:45:00Z">
        <w:r w:rsidR="005259FB">
          <w:rPr>
            <w:color w:val="000000"/>
          </w:rPr>
          <w:t>four</w:t>
        </w:r>
        <w:r w:rsidR="005259FB" w:rsidRPr="000F576C">
          <w:rPr>
            <w:color w:val="000000"/>
          </w:rPr>
          <w:t xml:space="preserve"> </w:t>
        </w:r>
      </w:ins>
      <w:r w:rsidR="00A86BED" w:rsidRPr="000F576C">
        <w:rPr>
          <w:color w:val="000000"/>
        </w:rPr>
        <w:t>different types of test patterns</w:t>
      </w:r>
      <w:r w:rsidR="001F0CC3" w:rsidRPr="000F576C">
        <w:rPr>
          <w:color w:val="000000"/>
        </w:rPr>
        <w:t xml:space="preserve"> </w:t>
      </w:r>
      <w:r w:rsidR="00A86BED" w:rsidRPr="000F576C">
        <w:rPr>
          <w:color w:val="000000"/>
        </w:rPr>
        <w:t>(</w:t>
      </w:r>
      <w:del w:id="193" w:author="mingjia hu" w:date="2023-03-03T17:43:00Z">
        <w:r w:rsidR="001F0CC3" w:rsidRPr="000F576C" w:rsidDel="005259FB">
          <w:rPr>
            <w:color w:val="000000"/>
          </w:rPr>
          <w:delText>S</w:delText>
        </w:r>
        <w:r w:rsidR="001F0CC3" w:rsidRPr="000F576C" w:rsidDel="005259FB">
          <w:rPr>
            <w:color w:val="000000"/>
            <w:vertAlign w:val="subscript"/>
          </w:rPr>
          <w:delText>p</w:delText>
        </w:r>
        <w:r w:rsidR="001F0CC3" w:rsidRPr="000F576C" w:rsidDel="005259FB">
          <w:rPr>
            <w:color w:val="000000"/>
          </w:rPr>
          <w:delText xml:space="preserve"> , </w:delText>
        </w:r>
      </w:del>
      <w:r w:rsidR="001F0CC3" w:rsidRPr="000F576C">
        <w:rPr>
          <w:color w:val="000000"/>
        </w:rPr>
        <w:t>S</w:t>
      </w:r>
      <w:r w:rsidR="001F0CC3" w:rsidRPr="000F576C">
        <w:rPr>
          <w:color w:val="000000"/>
          <w:vertAlign w:val="subscript"/>
        </w:rPr>
        <w:t>l</w:t>
      </w:r>
      <w:r w:rsidR="001F0CC3" w:rsidRPr="000F576C">
        <w:rPr>
          <w:color w:val="000000"/>
        </w:rPr>
        <w:t xml:space="preserve"> ,S</w:t>
      </w:r>
      <w:r w:rsidR="001F0CC3" w:rsidRPr="000F576C">
        <w:rPr>
          <w:color w:val="000000"/>
          <w:vertAlign w:val="subscript"/>
        </w:rPr>
        <w:t>m</w:t>
      </w:r>
      <w:r w:rsidR="001F0CC3" w:rsidRPr="000F576C">
        <w:rPr>
          <w:color w:val="000000"/>
        </w:rPr>
        <w:t>, S</w:t>
      </w:r>
      <w:r w:rsidR="001F0CC3" w:rsidRPr="000F576C">
        <w:rPr>
          <w:color w:val="000000"/>
          <w:vertAlign w:val="subscript"/>
        </w:rPr>
        <w:t>h</w:t>
      </w:r>
      <w:r w:rsidR="001F0CC3" w:rsidRPr="000F576C">
        <w:rPr>
          <w:color w:val="000000"/>
        </w:rPr>
        <w:t>, S</w:t>
      </w:r>
      <w:r w:rsidR="001F0CC3" w:rsidRPr="000F576C">
        <w:rPr>
          <w:color w:val="000000"/>
          <w:vertAlign w:val="subscript"/>
        </w:rPr>
        <w:t>c</w:t>
      </w:r>
      <w:r w:rsidR="00A86BED" w:rsidRPr="000F576C">
        <w:rPr>
          <w:color w:val="000000"/>
        </w:rPr>
        <w:t>)</w:t>
      </w:r>
      <w:del w:id="194" w:author="mingjia hu" w:date="2023-02-27T13:24:00Z">
        <w:r w:rsidR="00A86BED" w:rsidRPr="000F576C" w:rsidDel="00BF552F">
          <w:rPr>
            <w:color w:val="000000"/>
          </w:rPr>
          <w:delText>, the sensitivity parameter c</w:delText>
        </w:r>
      </w:del>
      <w:r w:rsidR="00A86BED" w:rsidRPr="000F576C">
        <w:rPr>
          <w:color w:val="000000"/>
        </w:rPr>
        <w:t xml:space="preserve"> and </w:t>
      </w:r>
      <w:r w:rsidR="001F0CC3" w:rsidRPr="000F576C">
        <w:rPr>
          <w:color w:val="000000"/>
        </w:rPr>
        <w:t xml:space="preserve">the response-scaling parameter </w:t>
      </w:r>
      <w:r w:rsidR="001F0CC3">
        <w:rPr>
          <w:color w:val="000000"/>
        </w:rPr>
        <w:t>γ.</w:t>
      </w:r>
      <w:ins w:id="195" w:author="mingjia hu" w:date="2023-03-03T17:44:00Z">
        <w:r w:rsidR="005259FB">
          <w:rPr>
            <w:color w:val="000000"/>
          </w:rPr>
          <w:t xml:space="preserve"> An additional parameter representing the average similarity between the </w:t>
        </w:r>
      </w:ins>
      <w:ins w:id="196" w:author="mingjia hu" w:date="2023-03-03T17:45:00Z">
        <w:r w:rsidR="005259FB">
          <w:rPr>
            <w:color w:val="000000"/>
          </w:rPr>
          <w:t>training patterns and the prototype</w:t>
        </w:r>
      </w:ins>
      <w:ins w:id="197" w:author="mingjia hu" w:date="2023-03-03T17:48:00Z">
        <w:r w:rsidR="005259FB">
          <w:rPr>
            <w:color w:val="000000"/>
          </w:rPr>
          <w:t xml:space="preserve"> (</w:t>
        </w:r>
        <w:r w:rsidR="005259FB" w:rsidRPr="000F576C">
          <w:rPr>
            <w:color w:val="000000"/>
          </w:rPr>
          <w:t>S</w:t>
        </w:r>
      </w:ins>
      <w:ins w:id="198" w:author="mingjia hu" w:date="2023-03-03T17:49:00Z">
        <w:r w:rsidR="005259FB">
          <w:rPr>
            <w:color w:val="000000"/>
            <w:vertAlign w:val="subscript"/>
          </w:rPr>
          <w:t>p</w:t>
        </w:r>
        <w:r w:rsidR="005259FB">
          <w:rPr>
            <w:color w:val="000000"/>
          </w:rPr>
          <w:t>)</w:t>
        </w:r>
      </w:ins>
      <w:ins w:id="199" w:author="mingjia hu" w:date="2023-03-03T17:45:00Z">
        <w:r w:rsidR="005259FB">
          <w:rPr>
            <w:color w:val="000000"/>
          </w:rPr>
          <w:t xml:space="preserve"> is </w:t>
        </w:r>
        <w:r w:rsidR="00A63F41">
          <w:rPr>
            <w:color w:val="000000"/>
          </w:rPr>
          <w:t xml:space="preserve">included in the exemplar model, while the similarity of the prototype to itself is fixed to 1 for the prototype model. </w:t>
        </w:r>
      </w:ins>
      <w:del w:id="200" w:author="mingjia hu" w:date="2023-03-03T17:49:00Z">
        <w:r w:rsidR="001F0CC3" w:rsidDel="005259FB">
          <w:rPr>
            <w:color w:val="000000"/>
          </w:rPr>
          <w:delText xml:space="preserve"> </w:delText>
        </w:r>
      </w:del>
      <w:r w:rsidR="001F0CC3">
        <w:rPr>
          <w:color w:val="000000"/>
        </w:rPr>
        <w:t xml:space="preserve">The coordinate-based and deep-learning-based </w:t>
      </w:r>
      <w:del w:id="201" w:author="mingjia hu" w:date="2023-03-03T17:51:00Z">
        <w:r w:rsidR="001F0CC3" w:rsidDel="00A63F41">
          <w:rPr>
            <w:color w:val="000000"/>
          </w:rPr>
          <w:delText>GCM both</w:delText>
        </w:r>
      </w:del>
      <w:ins w:id="202" w:author="mingjia hu" w:date="2023-03-03T17:51:00Z">
        <w:r w:rsidR="00A63F41">
          <w:rPr>
            <w:color w:val="000000"/>
          </w:rPr>
          <w:t>models (both exemplar and prototype models)</w:t>
        </w:r>
      </w:ins>
      <w:r w:rsidR="001F0CC3">
        <w:rPr>
          <w:color w:val="000000"/>
        </w:rPr>
        <w:t xml:space="preserve"> have only </w:t>
      </w:r>
      <w:r w:rsidR="0040454C">
        <w:rPr>
          <w:color w:val="000000"/>
        </w:rPr>
        <w:t>two</w:t>
      </w:r>
      <w:r w:rsidR="001F0CC3">
        <w:rPr>
          <w:color w:val="000000"/>
        </w:rPr>
        <w:t xml:space="preserve"> parameter</w:t>
      </w:r>
      <w:ins w:id="203" w:author="mingjia hu" w:date="2023-03-03T17:52:00Z">
        <w:r w:rsidR="00A63F41">
          <w:rPr>
            <w:color w:val="000000"/>
          </w:rPr>
          <w:t>s</w:t>
        </w:r>
      </w:ins>
      <w:r w:rsidR="001F0CC3">
        <w:rPr>
          <w:color w:val="000000"/>
        </w:rPr>
        <w:t xml:space="preserve">: </w:t>
      </w:r>
      <w:r w:rsidR="001F0CC3" w:rsidRPr="000F576C">
        <w:rPr>
          <w:color w:val="000000"/>
        </w:rPr>
        <w:t xml:space="preserve">the sensitivity parameter c and the response-scaling parameter </w:t>
      </w:r>
      <w:r w:rsidR="001F0CC3">
        <w:rPr>
          <w:color w:val="000000"/>
        </w:rPr>
        <w:t xml:space="preserve">γ. </w:t>
      </w:r>
      <w:r w:rsidR="00E44D3D" w:rsidRPr="000F576C">
        <w:rPr>
          <w:color w:val="000000"/>
        </w:rPr>
        <w:t xml:space="preserve">The model fits are evaluated by the </w:t>
      </w:r>
      <w:r w:rsidR="00CC5AED" w:rsidRPr="000F576C">
        <w:rPr>
          <w:color w:val="000000"/>
        </w:rPr>
        <w:t xml:space="preserve">negative log </w:t>
      </w:r>
      <w:r w:rsidR="00E44D3D" w:rsidRPr="000F576C">
        <w:rPr>
          <w:color w:val="000000"/>
        </w:rPr>
        <w:t>maximum</w:t>
      </w:r>
      <w:r w:rsidR="00027193" w:rsidRPr="000F576C">
        <w:rPr>
          <w:color w:val="000000"/>
        </w:rPr>
        <w:t xml:space="preserve"> </w:t>
      </w:r>
      <w:r w:rsidR="00CC5AED" w:rsidRPr="000F576C">
        <w:rPr>
          <w:color w:val="000000"/>
        </w:rPr>
        <w:t xml:space="preserve">likelihood (-lnL) </w:t>
      </w:r>
      <w:r w:rsidR="00E44D3D" w:rsidRPr="000F576C">
        <w:rPr>
          <w:color w:val="000000"/>
        </w:rPr>
        <w:t>of the data given the model</w:t>
      </w:r>
      <w:r w:rsidR="00027193" w:rsidRPr="000F576C">
        <w:rPr>
          <w:color w:val="000000"/>
        </w:rPr>
        <w:t>.</w:t>
      </w:r>
      <w:r w:rsidR="00E44D3D" w:rsidRPr="000F576C">
        <w:rPr>
          <w:color w:val="000000"/>
        </w:rPr>
        <w:t xml:space="preserve"> The model that minimizes </w:t>
      </w:r>
      <w:r w:rsidR="00CC5AED" w:rsidRPr="000F576C">
        <w:rPr>
          <w:color w:val="000000"/>
        </w:rPr>
        <w:t>-lnL</w:t>
      </w:r>
      <w:r w:rsidR="00E44D3D" w:rsidRPr="000F576C">
        <w:rPr>
          <w:color w:val="000000"/>
        </w:rPr>
        <w:t xml:space="preserve"> is viewed as providing the best fit. </w:t>
      </w:r>
      <w:r w:rsidR="00CC5AED" w:rsidRPr="000F576C">
        <w:rPr>
          <w:color w:val="000000"/>
        </w:rPr>
        <w:t>W</w:t>
      </w:r>
      <w:r w:rsidR="00E44D3D" w:rsidRPr="000F576C">
        <w:rPr>
          <w:color w:val="000000"/>
        </w:rPr>
        <w:t xml:space="preserve">e used the </w:t>
      </w:r>
      <w:r w:rsidR="00CC5AED" w:rsidRPr="000F576C">
        <w:rPr>
          <w:color w:val="000000"/>
        </w:rPr>
        <w:t>particle swarm optimization</w:t>
      </w:r>
      <w:r w:rsidR="00E44D3D" w:rsidRPr="000F576C">
        <w:rPr>
          <w:color w:val="000000"/>
        </w:rPr>
        <w:t xml:space="preserve"> algorithm</w:t>
      </w:r>
      <w:r w:rsidR="00CC5AED" w:rsidRPr="000F576C">
        <w:rPr>
          <w:color w:val="000000"/>
        </w:rPr>
        <w:t xml:space="preserve"> </w:t>
      </w:r>
      <w:r w:rsidR="00B97BBB" w:rsidRPr="000F576C">
        <w:rPr>
          <w:color w:val="000000"/>
        </w:rPr>
        <w:t>as implemented in</w:t>
      </w:r>
      <w:r w:rsidR="00CC5AED" w:rsidRPr="000F576C">
        <w:rPr>
          <w:color w:val="000000"/>
        </w:rPr>
        <w:t xml:space="preserve"> MATLAB</w:t>
      </w:r>
      <w:r w:rsidR="00E44D3D" w:rsidRPr="000F576C">
        <w:rPr>
          <w:color w:val="000000"/>
        </w:rPr>
        <w:t xml:space="preserve"> to locate the best-fitting parameters.</w:t>
      </w:r>
    </w:p>
    <w:p w14:paraId="270E31E9" w14:textId="1CC32D0F" w:rsidR="00FF2289" w:rsidRPr="00FF2289" w:rsidRDefault="00FF2289">
      <w:pPr>
        <w:pStyle w:val="NormalWeb"/>
        <w:spacing w:before="0" w:beforeAutospacing="0" w:after="0" w:afterAutospacing="0" w:line="480" w:lineRule="auto"/>
        <w:contextualSpacing/>
        <w:rPr>
          <w:color w:val="000000"/>
          <w:u w:val="single"/>
          <w:rPrChange w:id="204" w:author="mingjia hu" w:date="2023-03-01T16:40:00Z">
            <w:rPr>
              <w:color w:val="000000"/>
            </w:rPr>
          </w:rPrChange>
        </w:rPr>
        <w:pPrChange w:id="205" w:author="mingjia hu" w:date="2023-03-01T16:40:00Z">
          <w:pPr>
            <w:pStyle w:val="NormalWeb"/>
            <w:spacing w:before="0" w:beforeAutospacing="0" w:after="0" w:afterAutospacing="0" w:line="480" w:lineRule="auto"/>
            <w:ind w:firstLine="720"/>
            <w:contextualSpacing/>
          </w:pPr>
        </w:pPrChange>
      </w:pPr>
      <w:ins w:id="206" w:author="mingjia hu" w:date="2023-03-01T16:40:00Z">
        <w:r w:rsidRPr="00FF2289">
          <w:rPr>
            <w:color w:val="000000"/>
            <w:u w:val="single"/>
            <w:rPrChange w:id="207" w:author="mingjia hu" w:date="2023-03-01T16:40:00Z">
              <w:rPr>
                <w:color w:val="000000"/>
              </w:rPr>
            </w:rPrChange>
          </w:rPr>
          <w:t>Model-fitting Results</w:t>
        </w:r>
      </w:ins>
    </w:p>
    <w:p w14:paraId="1896E886" w14:textId="5E7F9DA9" w:rsidR="00E10040" w:rsidRDefault="00027193" w:rsidP="0040454C">
      <w:pPr>
        <w:pStyle w:val="NormalWeb"/>
        <w:spacing w:before="0" w:beforeAutospacing="0" w:after="0" w:afterAutospacing="0" w:line="480" w:lineRule="auto"/>
        <w:ind w:firstLine="720"/>
        <w:contextualSpacing/>
        <w:rPr>
          <w:ins w:id="208" w:author="mingjia hu" w:date="2023-03-01T15:59:00Z"/>
          <w:color w:val="000000"/>
        </w:rPr>
      </w:pPr>
      <w:r w:rsidRPr="000F576C">
        <w:rPr>
          <w:color w:val="000000"/>
        </w:rPr>
        <w:t xml:space="preserve">Figure </w:t>
      </w:r>
      <w:del w:id="209" w:author="mingjia hu" w:date="2023-02-28T10:50:00Z">
        <w:r w:rsidR="000B6BDE" w:rsidDel="00922017">
          <w:rPr>
            <w:color w:val="000000"/>
          </w:rPr>
          <w:delText>3</w:delText>
        </w:r>
        <w:r w:rsidRPr="000F576C" w:rsidDel="00922017">
          <w:rPr>
            <w:color w:val="000000"/>
          </w:rPr>
          <w:delText xml:space="preserve"> </w:delText>
        </w:r>
      </w:del>
      <w:ins w:id="210" w:author="mingjia hu" w:date="2023-03-03T10:57:00Z">
        <w:r w:rsidR="00D04B8A">
          <w:rPr>
            <w:color w:val="000000"/>
          </w:rPr>
          <w:t>3</w:t>
        </w:r>
      </w:ins>
      <w:ins w:id="211" w:author="mingjia hu" w:date="2023-02-28T10:50:00Z">
        <w:r w:rsidR="00922017" w:rsidRPr="000F576C">
          <w:rPr>
            <w:color w:val="000000"/>
          </w:rPr>
          <w:t xml:space="preserve"> </w:t>
        </w:r>
      </w:ins>
      <w:r w:rsidRPr="000F576C">
        <w:rPr>
          <w:color w:val="000000"/>
        </w:rPr>
        <w:t>shows</w:t>
      </w:r>
      <w:r w:rsidR="00E10040" w:rsidRPr="000F576C">
        <w:rPr>
          <w:color w:val="000000"/>
        </w:rPr>
        <w:t xml:space="preserve"> the maximum</w:t>
      </w:r>
      <w:r w:rsidR="00A576FC">
        <w:rPr>
          <w:color w:val="000000"/>
        </w:rPr>
        <w:t>-</w:t>
      </w:r>
      <w:r w:rsidR="00E10040" w:rsidRPr="000F576C">
        <w:rPr>
          <w:color w:val="000000"/>
        </w:rPr>
        <w:t xml:space="preserve">likelihood fits from the </w:t>
      </w:r>
      <w:r w:rsidR="00FE7CDE" w:rsidRPr="000F576C">
        <w:rPr>
          <w:color w:val="000000"/>
        </w:rPr>
        <w:t xml:space="preserve">three versions of </w:t>
      </w:r>
      <w:del w:id="212" w:author="mingjia hu" w:date="2023-03-03T17:53:00Z">
        <w:r w:rsidR="00FE7CDE" w:rsidRPr="000F576C" w:rsidDel="00A63F41">
          <w:rPr>
            <w:color w:val="000000"/>
          </w:rPr>
          <w:delText>GCM</w:delText>
        </w:r>
        <w:r w:rsidR="00E10040" w:rsidRPr="000F576C" w:rsidDel="00A63F41">
          <w:rPr>
            <w:color w:val="000000"/>
          </w:rPr>
          <w:delText xml:space="preserve"> </w:delText>
        </w:r>
      </w:del>
      <w:ins w:id="213" w:author="mingjia hu" w:date="2023-03-03T17:53:00Z">
        <w:r w:rsidR="00A63F41">
          <w:rPr>
            <w:color w:val="000000"/>
          </w:rPr>
          <w:t>exemplar model</w:t>
        </w:r>
      </w:ins>
      <w:ins w:id="214" w:author="mingjia hu" w:date="2023-03-03T17:57:00Z">
        <w:r w:rsidR="00A63F41">
          <w:rPr>
            <w:color w:val="000000"/>
          </w:rPr>
          <w:t>s</w:t>
        </w:r>
      </w:ins>
      <w:ins w:id="215" w:author="mingjia hu" w:date="2023-03-03T17:53:00Z">
        <w:r w:rsidR="00A63F41" w:rsidRPr="000F576C">
          <w:rPr>
            <w:color w:val="000000"/>
          </w:rPr>
          <w:t xml:space="preserve"> </w:t>
        </w:r>
      </w:ins>
      <w:r w:rsidR="00E10040" w:rsidRPr="000F576C">
        <w:rPr>
          <w:color w:val="000000"/>
        </w:rPr>
        <w:t xml:space="preserve">to the </w:t>
      </w:r>
      <w:r w:rsidR="00FE7CDE" w:rsidRPr="000F576C">
        <w:rPr>
          <w:color w:val="000000"/>
        </w:rPr>
        <w:t>classification performance in the test phase</w:t>
      </w:r>
      <w:r w:rsidR="00E10040" w:rsidRPr="000F576C">
        <w:rPr>
          <w:color w:val="000000"/>
        </w:rPr>
        <w:t>.</w:t>
      </w:r>
      <w:r w:rsidR="00E23FEF" w:rsidRPr="000F576C">
        <w:rPr>
          <w:color w:val="000000"/>
        </w:rPr>
        <w:t xml:space="preserve"> </w:t>
      </w:r>
      <w:r w:rsidR="00FE7CDE" w:rsidRPr="000F576C">
        <w:rPr>
          <w:color w:val="000000"/>
        </w:rPr>
        <w:t>In</w:t>
      </w:r>
      <w:r w:rsidR="00E23FEF" w:rsidRPr="000F576C">
        <w:rPr>
          <w:color w:val="000000"/>
        </w:rPr>
        <w:t xml:space="preserve"> </w:t>
      </w:r>
      <w:r w:rsidR="00FE7CDE" w:rsidRPr="000F576C">
        <w:rPr>
          <w:color w:val="000000"/>
        </w:rPr>
        <w:t>the</w:t>
      </w:r>
      <w:r w:rsidR="00E23FEF" w:rsidRPr="000F576C">
        <w:rPr>
          <w:color w:val="000000"/>
        </w:rPr>
        <w:t xml:space="preserve"> test phase, observers classified </w:t>
      </w:r>
      <w:r w:rsidR="008F1FED" w:rsidRPr="000F576C">
        <w:rPr>
          <w:color w:val="000000"/>
        </w:rPr>
        <w:t xml:space="preserve">87 dot </w:t>
      </w:r>
      <w:r w:rsidR="008F1FED" w:rsidRPr="000F576C">
        <w:rPr>
          <w:color w:val="000000"/>
        </w:rPr>
        <w:lastRenderedPageBreak/>
        <w:t>patterns</w:t>
      </w:r>
      <w:r w:rsidR="00E23FEF" w:rsidRPr="000F576C">
        <w:rPr>
          <w:color w:val="000000"/>
        </w:rPr>
        <w:t xml:space="preserve"> into </w:t>
      </w:r>
      <w:r w:rsidR="0040454C">
        <w:rPr>
          <w:color w:val="000000"/>
        </w:rPr>
        <w:t>three</w:t>
      </w:r>
      <w:r w:rsidR="00E23FEF" w:rsidRPr="000F576C">
        <w:rPr>
          <w:color w:val="000000"/>
        </w:rPr>
        <w:t xml:space="preserve"> different categories. Each point in each scatterplot indicates the probability that a particular </w:t>
      </w:r>
      <w:r w:rsidR="008F1FED" w:rsidRPr="000F576C">
        <w:rPr>
          <w:color w:val="000000"/>
        </w:rPr>
        <w:t>item</w:t>
      </w:r>
      <w:r w:rsidR="00E23FEF" w:rsidRPr="000F576C">
        <w:rPr>
          <w:color w:val="000000"/>
        </w:rPr>
        <w:t xml:space="preserve"> was classified into a particular category; thus, there are </w:t>
      </w:r>
      <w:r w:rsidR="003456E6" w:rsidRPr="000F576C">
        <w:rPr>
          <w:color w:val="000000"/>
        </w:rPr>
        <w:t>261</w:t>
      </w:r>
      <w:r w:rsidR="00E23FEF" w:rsidRPr="000F576C">
        <w:rPr>
          <w:color w:val="000000"/>
        </w:rPr>
        <w:t xml:space="preserve"> points in each plot. For each item, the probability of correct classification is indicated </w:t>
      </w:r>
      <w:r w:rsidR="003456E6" w:rsidRPr="000F576C">
        <w:rPr>
          <w:color w:val="000000"/>
        </w:rPr>
        <w:t xml:space="preserve">with solid dots </w:t>
      </w:r>
      <w:r w:rsidR="00E23FEF" w:rsidRPr="000F576C">
        <w:rPr>
          <w:color w:val="000000"/>
        </w:rPr>
        <w:t>(</w:t>
      </w:r>
      <w:r w:rsidR="003456E6" w:rsidRPr="000F576C">
        <w:rPr>
          <w:color w:val="000000"/>
        </w:rPr>
        <w:t>color coded to represent the pattern types</w:t>
      </w:r>
      <w:r w:rsidR="00E23FEF" w:rsidRPr="000F576C">
        <w:rPr>
          <w:color w:val="000000"/>
        </w:rPr>
        <w:t xml:space="preserve">). In addition, for each item, the probabilities of the remaining </w:t>
      </w:r>
      <w:del w:id="216" w:author="mingjia hu" w:date="2023-02-28T12:22:00Z">
        <w:r w:rsidR="00E23FEF" w:rsidRPr="000F576C" w:rsidDel="00023DF8">
          <w:rPr>
            <w:color w:val="000000"/>
          </w:rPr>
          <w:delText xml:space="preserve">nine </w:delText>
        </w:r>
      </w:del>
      <w:ins w:id="217" w:author="mingjia hu" w:date="2023-02-28T12:22:00Z">
        <w:r w:rsidR="00023DF8">
          <w:rPr>
            <w:color w:val="000000"/>
          </w:rPr>
          <w:t>two</w:t>
        </w:r>
        <w:r w:rsidR="00023DF8" w:rsidRPr="000F576C">
          <w:rPr>
            <w:color w:val="000000"/>
          </w:rPr>
          <w:t xml:space="preserve"> </w:t>
        </w:r>
      </w:ins>
      <w:r w:rsidR="00E23FEF" w:rsidRPr="000F576C">
        <w:rPr>
          <w:color w:val="000000"/>
        </w:rPr>
        <w:t xml:space="preserve">incorrect classifications are indicated with </w:t>
      </w:r>
      <w:r w:rsidR="003456E6" w:rsidRPr="000F576C">
        <w:rPr>
          <w:color w:val="000000"/>
        </w:rPr>
        <w:t>open dots</w:t>
      </w:r>
      <w:r w:rsidR="00E23FEF" w:rsidRPr="000F576C">
        <w:rPr>
          <w:color w:val="000000"/>
        </w:rPr>
        <w:t>. The y-axis shows the observed probabilities, whereas the x-axis shows the predicted ones.</w:t>
      </w:r>
      <w:ins w:id="218" w:author="mingjia hu" w:date="2023-03-03T17:54:00Z">
        <w:r w:rsidR="00A63F41">
          <w:rPr>
            <w:color w:val="000000"/>
          </w:rPr>
          <w:t xml:space="preserve"> Likewise, figure 4 illustrates the </w:t>
        </w:r>
      </w:ins>
      <w:ins w:id="219" w:author="mingjia hu" w:date="2023-03-03T17:56:00Z">
        <w:r w:rsidR="00A63F41">
          <w:rPr>
            <w:color w:val="000000"/>
          </w:rPr>
          <w:t xml:space="preserve">model fits of </w:t>
        </w:r>
      </w:ins>
      <w:ins w:id="220" w:author="mingjia hu" w:date="2023-03-03T17:57:00Z">
        <w:r w:rsidR="00A63F41">
          <w:rPr>
            <w:color w:val="000000"/>
          </w:rPr>
          <w:t>the prototype models to the classification test performance.</w:t>
        </w:r>
      </w:ins>
    </w:p>
    <w:p w14:paraId="7E0A953C" w14:textId="372AF9BE" w:rsidR="00B31155" w:rsidRDefault="00B31155" w:rsidP="00B31155">
      <w:pPr>
        <w:spacing w:line="480" w:lineRule="auto"/>
        <w:ind w:firstLine="720"/>
        <w:contextualSpacing/>
        <w:rPr>
          <w:ins w:id="221" w:author="mingjia hu" w:date="2023-03-01T15:59:00Z"/>
          <w:rFonts w:ascii="Times New Roman" w:hAnsi="Times New Roman" w:cs="Times New Roman"/>
          <w:color w:val="000000"/>
          <w:sz w:val="24"/>
          <w:szCs w:val="24"/>
        </w:rPr>
      </w:pPr>
      <w:ins w:id="222" w:author="mingjia hu" w:date="2023-03-01T15:59:00Z">
        <w:r>
          <w:rPr>
            <w:rFonts w:ascii="Times New Roman" w:hAnsi="Times New Roman" w:cs="Times New Roman"/>
            <w:color w:val="000000"/>
            <w:sz w:val="24"/>
            <w:szCs w:val="24"/>
          </w:rPr>
          <w:t xml:space="preserve">The summary-fit statistics </w:t>
        </w:r>
      </w:ins>
      <w:ins w:id="223" w:author="mingjia hu" w:date="2023-03-01T16:01:00Z">
        <w:r>
          <w:rPr>
            <w:rFonts w:ascii="Times New Roman" w:hAnsi="Times New Roman" w:cs="Times New Roman"/>
            <w:color w:val="000000"/>
            <w:sz w:val="24"/>
            <w:szCs w:val="24"/>
          </w:rPr>
          <w:t xml:space="preserve">from the three versions of </w:t>
        </w:r>
      </w:ins>
      <w:ins w:id="224" w:author="mingjia hu" w:date="2023-03-03T17:58:00Z">
        <w:r w:rsidR="00A63F41">
          <w:rPr>
            <w:rFonts w:ascii="Times New Roman" w:hAnsi="Times New Roman" w:cs="Times New Roman"/>
            <w:color w:val="000000"/>
            <w:sz w:val="24"/>
            <w:szCs w:val="24"/>
          </w:rPr>
          <w:t>exemplar models</w:t>
        </w:r>
      </w:ins>
      <w:ins w:id="225" w:author="mingjia hu" w:date="2023-03-03T17:59:00Z">
        <w:r w:rsidR="00A63F41">
          <w:rPr>
            <w:rFonts w:ascii="Times New Roman" w:hAnsi="Times New Roman" w:cs="Times New Roman"/>
            <w:color w:val="000000"/>
            <w:sz w:val="24"/>
            <w:szCs w:val="24"/>
          </w:rPr>
          <w:t xml:space="preserve"> (upper panel)</w:t>
        </w:r>
      </w:ins>
      <w:ins w:id="226" w:author="mingjia hu" w:date="2023-03-03T17:58:00Z">
        <w:r w:rsidR="00A63F41">
          <w:rPr>
            <w:rFonts w:ascii="Times New Roman" w:hAnsi="Times New Roman" w:cs="Times New Roman"/>
            <w:color w:val="000000"/>
            <w:sz w:val="24"/>
            <w:szCs w:val="24"/>
          </w:rPr>
          <w:t xml:space="preserve"> and prototype models</w:t>
        </w:r>
      </w:ins>
      <w:ins w:id="227" w:author="mingjia hu" w:date="2023-03-03T18:00:00Z">
        <w:r w:rsidR="00A63F41">
          <w:rPr>
            <w:rFonts w:ascii="Times New Roman" w:hAnsi="Times New Roman" w:cs="Times New Roman"/>
            <w:color w:val="000000"/>
            <w:sz w:val="24"/>
            <w:szCs w:val="24"/>
          </w:rPr>
          <w:t xml:space="preserve"> (lower panel)</w:t>
        </w:r>
      </w:ins>
      <w:ins w:id="228" w:author="mingjia hu" w:date="2023-03-01T15:59:00Z">
        <w:r>
          <w:rPr>
            <w:rFonts w:ascii="Times New Roman" w:hAnsi="Times New Roman" w:cs="Times New Roman"/>
            <w:color w:val="000000"/>
            <w:sz w:val="24"/>
            <w:szCs w:val="24"/>
          </w:rPr>
          <w:t xml:space="preserve"> are reported in </w:t>
        </w:r>
      </w:ins>
      <w:ins w:id="229" w:author="mingjia hu" w:date="2023-03-01T16:38:00Z">
        <w:r w:rsidR="00EA6555">
          <w:rPr>
            <w:rFonts w:ascii="Times New Roman" w:hAnsi="Times New Roman" w:cs="Times New Roman"/>
            <w:color w:val="000000"/>
            <w:sz w:val="24"/>
            <w:szCs w:val="24"/>
          </w:rPr>
          <w:t>t</w:t>
        </w:r>
      </w:ins>
      <w:ins w:id="230" w:author="mingjia hu" w:date="2023-03-01T15:59:00Z">
        <w:r>
          <w:rPr>
            <w:rFonts w:ascii="Times New Roman" w:hAnsi="Times New Roman" w:cs="Times New Roman"/>
            <w:color w:val="000000"/>
            <w:sz w:val="24"/>
            <w:szCs w:val="24"/>
          </w:rPr>
          <w:t xml:space="preserve">able </w:t>
        </w:r>
      </w:ins>
      <w:ins w:id="231" w:author="mingjia hu" w:date="2023-03-01T16:38:00Z">
        <w:r w:rsidR="00EA6555">
          <w:rPr>
            <w:rFonts w:ascii="Times New Roman" w:hAnsi="Times New Roman" w:cs="Times New Roman"/>
            <w:color w:val="000000"/>
            <w:sz w:val="24"/>
            <w:szCs w:val="24"/>
          </w:rPr>
          <w:t>2</w:t>
        </w:r>
      </w:ins>
      <w:ins w:id="232" w:author="mingjia hu" w:date="2023-03-01T15:59:00Z">
        <w:r>
          <w:rPr>
            <w:rFonts w:ascii="Times New Roman" w:hAnsi="Times New Roman" w:cs="Times New Roman"/>
            <w:color w:val="000000"/>
            <w:sz w:val="24"/>
            <w:szCs w:val="24"/>
          </w:rPr>
          <w:t>.</w:t>
        </w:r>
      </w:ins>
      <w:ins w:id="233" w:author="mingjia hu" w:date="2023-03-01T16:01:00Z">
        <w:r>
          <w:rPr>
            <w:rFonts w:ascii="Times New Roman" w:hAnsi="Times New Roman" w:cs="Times New Roman"/>
            <w:color w:val="000000"/>
            <w:sz w:val="24"/>
            <w:szCs w:val="24"/>
          </w:rPr>
          <w:t xml:space="preserve"> </w:t>
        </w:r>
      </w:ins>
      <w:ins w:id="234" w:author="mingjia hu" w:date="2023-03-01T16:02:00Z">
        <w:r>
          <w:rPr>
            <w:rFonts w:ascii="Times New Roman" w:hAnsi="Times New Roman" w:cs="Times New Roman"/>
            <w:color w:val="000000"/>
            <w:sz w:val="24"/>
            <w:szCs w:val="24"/>
          </w:rPr>
          <w:t xml:space="preserve">Because the alternative models have differing numbers of free parameters, </w:t>
        </w:r>
      </w:ins>
      <w:ins w:id="235" w:author="mingjia hu" w:date="2023-03-01T16:08:00Z">
        <w:r w:rsidR="006747DC">
          <w:rPr>
            <w:rFonts w:ascii="Times New Roman" w:hAnsi="Times New Roman" w:cs="Times New Roman"/>
            <w:color w:val="000000"/>
            <w:sz w:val="24"/>
            <w:szCs w:val="24"/>
          </w:rPr>
          <w:t xml:space="preserve">statistical </w:t>
        </w:r>
      </w:ins>
      <w:ins w:id="236" w:author="mingjia hu" w:date="2023-03-01T16:26:00Z">
        <w:r w:rsidR="00157FE8">
          <w:rPr>
            <w:rFonts w:ascii="Times New Roman" w:hAnsi="Times New Roman" w:cs="Times New Roman"/>
            <w:color w:val="000000"/>
            <w:sz w:val="24"/>
            <w:szCs w:val="24"/>
          </w:rPr>
          <w:t>metrics</w:t>
        </w:r>
      </w:ins>
      <w:ins w:id="237" w:author="mingjia hu" w:date="2023-03-01T16:02:00Z">
        <w:r>
          <w:rPr>
            <w:rFonts w:ascii="Times New Roman" w:hAnsi="Times New Roman" w:cs="Times New Roman"/>
            <w:color w:val="000000"/>
            <w:sz w:val="24"/>
            <w:szCs w:val="24"/>
          </w:rPr>
          <w:t xml:space="preserve"> are needed to </w:t>
        </w:r>
      </w:ins>
      <w:ins w:id="238" w:author="mingjia hu" w:date="2023-03-01T16:26:00Z">
        <w:r w:rsidR="00157FE8">
          <w:rPr>
            <w:rFonts w:ascii="Times New Roman" w:hAnsi="Times New Roman" w:cs="Times New Roman"/>
            <w:color w:val="000000"/>
            <w:sz w:val="24"/>
            <w:szCs w:val="24"/>
          </w:rPr>
          <w:t>evaluate</w:t>
        </w:r>
      </w:ins>
      <w:ins w:id="239" w:author="mingjia hu" w:date="2023-03-01T16:02:00Z">
        <w:r>
          <w:rPr>
            <w:rFonts w:ascii="Times New Roman" w:hAnsi="Times New Roman" w:cs="Times New Roman"/>
            <w:color w:val="000000"/>
            <w:sz w:val="24"/>
            <w:szCs w:val="24"/>
          </w:rPr>
          <w:t xml:space="preserve"> the comparative model fits that correct for the number of free parameters. </w:t>
        </w:r>
      </w:ins>
      <w:ins w:id="240" w:author="mingjia hu" w:date="2023-03-01T16:07:00Z">
        <w:r w:rsidR="006747DC">
          <w:rPr>
            <w:rFonts w:ascii="Times New Roman" w:hAnsi="Times New Roman" w:cs="Times New Roman"/>
            <w:color w:val="000000"/>
            <w:sz w:val="24"/>
            <w:szCs w:val="24"/>
          </w:rPr>
          <w:t xml:space="preserve">Therefore, we </w:t>
        </w:r>
      </w:ins>
      <w:ins w:id="241" w:author="mingjia hu" w:date="2023-03-01T16:12:00Z">
        <w:r w:rsidR="006747DC">
          <w:rPr>
            <w:rFonts w:ascii="Times New Roman" w:hAnsi="Times New Roman" w:cs="Times New Roman"/>
            <w:color w:val="000000"/>
            <w:sz w:val="24"/>
            <w:szCs w:val="24"/>
          </w:rPr>
          <w:t xml:space="preserve">compared the model fits </w:t>
        </w:r>
      </w:ins>
      <w:ins w:id="242" w:author="mingjia hu" w:date="2023-03-01T16:13:00Z">
        <w:r w:rsidR="006747DC">
          <w:rPr>
            <w:rFonts w:ascii="Times New Roman" w:hAnsi="Times New Roman" w:cs="Times New Roman"/>
            <w:color w:val="000000"/>
            <w:sz w:val="24"/>
            <w:szCs w:val="24"/>
          </w:rPr>
          <w:t>using AIC</w:t>
        </w:r>
      </w:ins>
      <w:ins w:id="243" w:author="mingjia hu" w:date="2023-03-01T16:29:00Z">
        <w:r w:rsidR="00EA6555">
          <w:rPr>
            <w:rStyle w:val="FootnoteReference"/>
            <w:rFonts w:ascii="Times New Roman" w:hAnsi="Times New Roman" w:cs="Times New Roman"/>
            <w:color w:val="000000"/>
            <w:sz w:val="24"/>
            <w:szCs w:val="24"/>
          </w:rPr>
          <w:footnoteReference w:id="2"/>
        </w:r>
      </w:ins>
      <w:ins w:id="248" w:author="mingjia hu" w:date="2023-03-01T16:13:00Z">
        <w:r w:rsidR="006747DC">
          <w:rPr>
            <w:rFonts w:ascii="Times New Roman" w:hAnsi="Times New Roman" w:cs="Times New Roman"/>
            <w:color w:val="000000"/>
            <w:sz w:val="24"/>
            <w:szCs w:val="24"/>
          </w:rPr>
          <w:t xml:space="preserve"> and BIC</w:t>
        </w:r>
      </w:ins>
      <w:ins w:id="249" w:author="mingjia hu" w:date="2023-03-01T16:29:00Z">
        <w:r w:rsidR="00EA6555">
          <w:rPr>
            <w:rStyle w:val="FootnoteReference"/>
            <w:rFonts w:ascii="Times New Roman" w:hAnsi="Times New Roman" w:cs="Times New Roman"/>
            <w:color w:val="000000"/>
            <w:sz w:val="24"/>
            <w:szCs w:val="24"/>
          </w:rPr>
          <w:footnoteReference w:id="3"/>
        </w:r>
      </w:ins>
      <w:ins w:id="254" w:author="mingjia hu" w:date="2023-03-01T16:13:00Z">
        <w:r w:rsidR="006747DC">
          <w:rPr>
            <w:rFonts w:ascii="Times New Roman" w:hAnsi="Times New Roman" w:cs="Times New Roman"/>
            <w:color w:val="000000"/>
            <w:sz w:val="24"/>
            <w:szCs w:val="24"/>
          </w:rPr>
          <w:t xml:space="preserve"> statistics in addition to </w:t>
        </w:r>
      </w:ins>
      <w:ins w:id="255" w:author="mingjia hu" w:date="2023-03-01T16:15:00Z">
        <w:r w:rsidR="006747DC">
          <w:rPr>
            <w:rFonts w:ascii="Times New Roman" w:hAnsi="Times New Roman" w:cs="Times New Roman"/>
            <w:color w:val="000000"/>
            <w:sz w:val="24"/>
            <w:szCs w:val="24"/>
          </w:rPr>
          <w:t>the –</w:t>
        </w:r>
      </w:ins>
      <w:ins w:id="256" w:author="mingjia hu" w:date="2023-03-01T16:13:00Z">
        <w:r w:rsidR="006747DC">
          <w:rPr>
            <w:rFonts w:ascii="Times New Roman" w:hAnsi="Times New Roman" w:cs="Times New Roman"/>
            <w:color w:val="000000"/>
            <w:sz w:val="24"/>
            <w:szCs w:val="24"/>
          </w:rPr>
          <w:t xml:space="preserve">lnL </w:t>
        </w:r>
      </w:ins>
      <w:ins w:id="257" w:author="mingjia hu" w:date="2023-03-01T16:15:00Z">
        <w:r w:rsidR="006747DC">
          <w:rPr>
            <w:rFonts w:ascii="Times New Roman" w:hAnsi="Times New Roman" w:cs="Times New Roman"/>
            <w:color w:val="000000"/>
            <w:sz w:val="24"/>
            <w:szCs w:val="24"/>
          </w:rPr>
          <w:t>statistic.</w:t>
        </w:r>
      </w:ins>
      <w:ins w:id="258" w:author="mingjia hu" w:date="2023-03-01T16:14:00Z">
        <w:r w:rsidR="006747DC">
          <w:rPr>
            <w:rFonts w:ascii="Times New Roman" w:hAnsi="Times New Roman" w:cs="Times New Roman"/>
            <w:color w:val="000000"/>
            <w:sz w:val="24"/>
            <w:szCs w:val="24"/>
          </w:rPr>
          <w:t xml:space="preserve"> </w:t>
        </w:r>
      </w:ins>
      <w:ins w:id="259" w:author="mingjia hu" w:date="2023-03-01T16:06:00Z">
        <w:r w:rsidR="006747DC">
          <w:rPr>
            <w:rFonts w:ascii="Times New Roman" w:hAnsi="Times New Roman" w:cs="Times New Roman"/>
            <w:color w:val="000000"/>
            <w:sz w:val="24"/>
            <w:szCs w:val="24"/>
          </w:rPr>
          <w:t xml:space="preserve">All the summary-fit statistics </w:t>
        </w:r>
      </w:ins>
      <w:ins w:id="260" w:author="mingjia hu" w:date="2023-03-01T16:10:00Z">
        <w:r w:rsidR="006747DC">
          <w:rPr>
            <w:rFonts w:ascii="Times New Roman" w:hAnsi="Times New Roman" w:cs="Times New Roman"/>
            <w:color w:val="000000"/>
            <w:sz w:val="24"/>
            <w:szCs w:val="24"/>
          </w:rPr>
          <w:t>are the badness-of-fit measures, meaning that higher values indicates worse fit of the models.</w:t>
        </w:r>
      </w:ins>
      <w:ins w:id="261" w:author="mingjia hu" w:date="2023-03-01T16:11:00Z">
        <w:r w:rsidR="006747DC">
          <w:rPr>
            <w:rFonts w:ascii="Times New Roman" w:hAnsi="Times New Roman" w:cs="Times New Roman"/>
            <w:color w:val="000000"/>
            <w:sz w:val="24"/>
            <w:szCs w:val="24"/>
          </w:rPr>
          <w:t xml:space="preserve"> </w:t>
        </w:r>
      </w:ins>
      <w:ins w:id="262" w:author="mingjia hu" w:date="2023-03-01T16:10:00Z">
        <w:r w:rsidR="006747DC">
          <w:rPr>
            <w:rFonts w:ascii="Times New Roman" w:hAnsi="Times New Roman" w:cs="Times New Roman"/>
            <w:color w:val="000000"/>
            <w:sz w:val="24"/>
            <w:szCs w:val="24"/>
          </w:rPr>
          <w:t>N</w:t>
        </w:r>
      </w:ins>
      <w:ins w:id="263" w:author="mingjia hu" w:date="2023-03-01T16:16:00Z">
        <w:r w:rsidR="006747DC">
          <w:rPr>
            <w:rFonts w:ascii="Times New Roman" w:hAnsi="Times New Roman" w:cs="Times New Roman"/>
            <w:color w:val="000000"/>
            <w:sz w:val="24"/>
            <w:szCs w:val="24"/>
          </w:rPr>
          <w:t xml:space="preserve">otably, </w:t>
        </w:r>
      </w:ins>
      <w:ins w:id="264" w:author="mingjia hu" w:date="2023-03-01T16:06:00Z">
        <w:r>
          <w:rPr>
            <w:rFonts w:ascii="Times New Roman" w:hAnsi="Times New Roman" w:cs="Times New Roman"/>
            <w:color w:val="000000"/>
            <w:sz w:val="24"/>
            <w:szCs w:val="24"/>
          </w:rPr>
          <w:t xml:space="preserve">the AIC tends to favor </w:t>
        </w:r>
      </w:ins>
      <w:ins w:id="265" w:author="mingjia hu" w:date="2023-03-01T16:21:00Z">
        <w:r w:rsidR="00157FE8">
          <w:rPr>
            <w:rFonts w:ascii="Times New Roman" w:hAnsi="Times New Roman" w:cs="Times New Roman"/>
            <w:color w:val="000000"/>
            <w:sz w:val="24"/>
            <w:szCs w:val="24"/>
          </w:rPr>
          <w:t>relatively</w:t>
        </w:r>
      </w:ins>
      <w:ins w:id="266" w:author="mingjia hu" w:date="2023-03-01T16:06:00Z">
        <w:r>
          <w:rPr>
            <w:rFonts w:ascii="Times New Roman" w:hAnsi="Times New Roman" w:cs="Times New Roman"/>
            <w:color w:val="000000"/>
            <w:sz w:val="24"/>
            <w:szCs w:val="24"/>
          </w:rPr>
          <w:t xml:space="preserve"> complex models with </w:t>
        </w:r>
      </w:ins>
      <w:ins w:id="267" w:author="mingjia hu" w:date="2023-03-01T16:22:00Z">
        <w:r w:rsidR="00157FE8">
          <w:rPr>
            <w:rFonts w:ascii="Times New Roman" w:hAnsi="Times New Roman" w:cs="Times New Roman"/>
            <w:color w:val="000000"/>
            <w:sz w:val="24"/>
            <w:szCs w:val="24"/>
          </w:rPr>
          <w:t>more</w:t>
        </w:r>
      </w:ins>
      <w:ins w:id="268" w:author="mingjia hu" w:date="2023-03-01T16:06:00Z">
        <w:r>
          <w:rPr>
            <w:rFonts w:ascii="Times New Roman" w:hAnsi="Times New Roman" w:cs="Times New Roman"/>
            <w:color w:val="000000"/>
            <w:sz w:val="24"/>
            <w:szCs w:val="24"/>
          </w:rPr>
          <w:t xml:space="preserve"> free parameters, whereas the BIC tends to favor simpler models with </w:t>
        </w:r>
      </w:ins>
      <w:ins w:id="269" w:author="mingjia hu" w:date="2023-03-01T16:22:00Z">
        <w:r w:rsidR="00157FE8">
          <w:rPr>
            <w:rFonts w:ascii="Times New Roman" w:hAnsi="Times New Roman" w:cs="Times New Roman"/>
            <w:color w:val="000000"/>
            <w:sz w:val="24"/>
            <w:szCs w:val="24"/>
          </w:rPr>
          <w:t>less</w:t>
        </w:r>
      </w:ins>
      <w:ins w:id="270" w:author="mingjia hu" w:date="2023-03-01T16:06:00Z">
        <w:r>
          <w:rPr>
            <w:rFonts w:ascii="Times New Roman" w:hAnsi="Times New Roman" w:cs="Times New Roman"/>
            <w:color w:val="000000"/>
            <w:sz w:val="24"/>
            <w:szCs w:val="24"/>
          </w:rPr>
          <w:t xml:space="preserve"> free parameters. </w:t>
        </w:r>
      </w:ins>
      <w:ins w:id="271" w:author="mingjia hu" w:date="2023-03-01T16:32:00Z">
        <w:r w:rsidR="00EA6555">
          <w:rPr>
            <w:rFonts w:ascii="Times New Roman" w:hAnsi="Times New Roman" w:cs="Times New Roman"/>
            <w:color w:val="000000"/>
            <w:sz w:val="24"/>
            <w:szCs w:val="24"/>
          </w:rPr>
          <w:t xml:space="preserve">In addition, the best-fitting parameters </w:t>
        </w:r>
      </w:ins>
      <w:ins w:id="272" w:author="mingjia hu" w:date="2023-03-01T16:37:00Z">
        <w:r w:rsidR="00EA6555">
          <w:rPr>
            <w:rFonts w:ascii="Times New Roman" w:hAnsi="Times New Roman" w:cs="Times New Roman"/>
            <w:color w:val="000000"/>
            <w:sz w:val="24"/>
            <w:szCs w:val="24"/>
          </w:rPr>
          <w:t xml:space="preserve">for each of the </w:t>
        </w:r>
      </w:ins>
      <w:ins w:id="273" w:author="mingjia hu" w:date="2023-03-03T18:01:00Z">
        <w:r w:rsidR="005F03BE">
          <w:rPr>
            <w:rFonts w:ascii="Times New Roman" w:hAnsi="Times New Roman" w:cs="Times New Roman"/>
            <w:color w:val="000000"/>
            <w:sz w:val="24"/>
            <w:szCs w:val="24"/>
          </w:rPr>
          <w:t>six</w:t>
        </w:r>
      </w:ins>
      <w:ins w:id="274" w:author="mingjia hu" w:date="2023-03-01T16:37:00Z">
        <w:r w:rsidR="00EA6555">
          <w:rPr>
            <w:rFonts w:ascii="Times New Roman" w:hAnsi="Times New Roman" w:cs="Times New Roman"/>
            <w:color w:val="000000"/>
            <w:sz w:val="24"/>
            <w:szCs w:val="24"/>
          </w:rPr>
          <w:t xml:space="preserve"> models </w:t>
        </w:r>
      </w:ins>
      <w:ins w:id="275" w:author="mingjia hu" w:date="2023-03-01T16:38:00Z">
        <w:r w:rsidR="00EA6555">
          <w:rPr>
            <w:rFonts w:ascii="Times New Roman" w:hAnsi="Times New Roman" w:cs="Times New Roman"/>
            <w:color w:val="000000"/>
            <w:sz w:val="24"/>
            <w:szCs w:val="24"/>
          </w:rPr>
          <w:t xml:space="preserve">are reported in table 3. </w:t>
        </w:r>
      </w:ins>
    </w:p>
    <w:p w14:paraId="61BF6EE8" w14:textId="77777777" w:rsidR="00B31155" w:rsidRPr="00023DF8" w:rsidRDefault="00B31155" w:rsidP="0040454C">
      <w:pPr>
        <w:pStyle w:val="NormalWeb"/>
        <w:spacing w:before="0" w:beforeAutospacing="0" w:after="0" w:afterAutospacing="0" w:line="480" w:lineRule="auto"/>
        <w:ind w:firstLine="720"/>
        <w:contextualSpacing/>
        <w:rPr>
          <w:rFonts w:eastAsiaTheme="minorEastAsia"/>
          <w:color w:val="000000"/>
          <w:rPrChange w:id="276" w:author="mingjia hu" w:date="2023-02-28T12:29:00Z">
            <w:rPr>
              <w:color w:val="000000"/>
            </w:rPr>
          </w:rPrChange>
        </w:rPr>
      </w:pPr>
    </w:p>
    <w:p w14:paraId="70630A4F" w14:textId="77777777" w:rsidR="003456E6" w:rsidRPr="0040454C" w:rsidRDefault="003B498D">
      <w:pPr>
        <w:rPr>
          <w:rFonts w:ascii="Times New Roman" w:eastAsia="Times New Roman" w:hAnsi="Times New Roman" w:cs="Times New Roman"/>
          <w:color w:val="000000"/>
          <w:sz w:val="24"/>
          <w:szCs w:val="24"/>
          <w:u w:val="single"/>
        </w:rPr>
      </w:pPr>
      <w:r w:rsidRPr="0040454C">
        <w:rPr>
          <w:rFonts w:ascii="Times New Roman" w:eastAsia="Times New Roman" w:hAnsi="Times New Roman" w:cs="Times New Roman"/>
          <w:color w:val="000000"/>
          <w:sz w:val="24"/>
          <w:szCs w:val="24"/>
          <w:u w:val="single"/>
        </w:rPr>
        <w:t>Multidimensional Scaling</w:t>
      </w:r>
    </w:p>
    <w:p w14:paraId="228F6A4B" w14:textId="77777777" w:rsidR="00B97BBB" w:rsidRPr="00850EBD" w:rsidRDefault="00B97BBB" w:rsidP="008A375B">
      <w:pPr>
        <w:spacing w:line="480" w:lineRule="auto"/>
        <w:ind w:firstLine="720"/>
        <w:jc w:val="both"/>
        <w:rPr>
          <w:rFonts w:ascii="Times New Roman" w:eastAsia="Times New Roman" w:hAnsi="Times New Roman" w:cs="Times New Roman"/>
          <w:color w:val="000000"/>
          <w:sz w:val="24"/>
          <w:szCs w:val="24"/>
        </w:rPr>
      </w:pPr>
      <w:r w:rsidRPr="00850EBD">
        <w:rPr>
          <w:rFonts w:ascii="Times New Roman" w:eastAsia="Times New Roman" w:hAnsi="Times New Roman" w:cs="Times New Roman"/>
          <w:color w:val="000000"/>
          <w:sz w:val="24"/>
          <w:szCs w:val="24"/>
        </w:rPr>
        <w:t xml:space="preserve">Although the node activations extracted from neural network may encode the psychological representations of the dot patterns to some extent, </w:t>
      </w:r>
      <w:r w:rsidR="008E5F09" w:rsidRPr="00850EBD">
        <w:rPr>
          <w:rFonts w:ascii="Times New Roman" w:eastAsia="Times New Roman" w:hAnsi="Times New Roman" w:cs="Times New Roman"/>
          <w:color w:val="000000"/>
          <w:sz w:val="24"/>
          <w:szCs w:val="24"/>
        </w:rPr>
        <w:t xml:space="preserve">the representations in a neural </w:t>
      </w:r>
      <w:r w:rsidR="008E5F09" w:rsidRPr="00850EBD">
        <w:rPr>
          <w:rFonts w:ascii="Times New Roman" w:eastAsia="Times New Roman" w:hAnsi="Times New Roman" w:cs="Times New Roman"/>
          <w:color w:val="000000"/>
          <w:sz w:val="24"/>
          <w:szCs w:val="24"/>
        </w:rPr>
        <w:lastRenderedPageBreak/>
        <w:t xml:space="preserve">network are distributed across many nodes. Therefore, the activation values of individual nodes per se contain little information about the underlying psychological dimensions, and further analysis is needed to reduce the activation </w:t>
      </w:r>
      <w:r w:rsidR="00F37945" w:rsidRPr="00850EBD">
        <w:rPr>
          <w:rFonts w:ascii="Times New Roman" w:eastAsia="Times New Roman" w:hAnsi="Times New Roman" w:cs="Times New Roman"/>
          <w:color w:val="000000"/>
          <w:sz w:val="24"/>
          <w:szCs w:val="24"/>
        </w:rPr>
        <w:t xml:space="preserve">values to psychological feature vectors with lower dimensionality. </w:t>
      </w:r>
    </w:p>
    <w:p w14:paraId="72ED80CE" w14:textId="2837A058" w:rsidR="00C66A7A" w:rsidRPr="00850EBD" w:rsidRDefault="00C66A7A" w:rsidP="008A375B">
      <w:pPr>
        <w:spacing w:line="480" w:lineRule="auto"/>
        <w:ind w:firstLine="720"/>
        <w:rPr>
          <w:rFonts w:ascii="Times New Roman" w:eastAsia="Times New Roman" w:hAnsi="Times New Roman" w:cs="Times New Roman"/>
          <w:color w:val="000000"/>
          <w:sz w:val="24"/>
          <w:szCs w:val="24"/>
        </w:rPr>
      </w:pPr>
      <w:r w:rsidRPr="00850EBD">
        <w:rPr>
          <w:rFonts w:ascii="Times New Roman" w:eastAsia="Times New Roman" w:hAnsi="Times New Roman" w:cs="Times New Roman"/>
          <w:color w:val="000000"/>
          <w:sz w:val="24"/>
          <w:szCs w:val="24"/>
        </w:rPr>
        <w:t>For this purpose, we applied a metric-scaling</w:t>
      </w:r>
      <w:ins w:id="277" w:author="mingjia hu" w:date="2023-03-02T09:12:00Z">
        <w:r w:rsidR="00112E7C">
          <w:rPr>
            <w:rStyle w:val="FootnoteReference"/>
            <w:rFonts w:ascii="Times New Roman" w:eastAsia="Times New Roman" w:hAnsi="Times New Roman" w:cs="Times New Roman"/>
            <w:color w:val="000000"/>
            <w:sz w:val="24"/>
            <w:szCs w:val="24"/>
          </w:rPr>
          <w:footnoteReference w:id="4"/>
        </w:r>
      </w:ins>
      <w:r w:rsidRPr="00850EBD">
        <w:rPr>
          <w:rFonts w:ascii="Times New Roman" w:eastAsia="Times New Roman" w:hAnsi="Times New Roman" w:cs="Times New Roman"/>
          <w:color w:val="000000"/>
          <w:sz w:val="24"/>
          <w:szCs w:val="24"/>
        </w:rPr>
        <w:t xml:space="preserve"> model </w:t>
      </w:r>
      <w:r w:rsidR="00900833" w:rsidRPr="00850EBD">
        <w:rPr>
          <w:rFonts w:ascii="Times New Roman" w:eastAsia="Times New Roman" w:hAnsi="Times New Roman" w:cs="Times New Roman"/>
          <w:color w:val="000000"/>
          <w:sz w:val="24"/>
          <w:szCs w:val="24"/>
        </w:rPr>
        <w:t xml:space="preserve">to the between-pattern distances derived from the deep-learning activation values. First, we computed the standard Euclidean distances between the vectors of activation values associated with every pair of test pattern (as in Eq. 1). </w:t>
      </w:r>
      <w:del w:id="290" w:author="mingjia hu" w:date="2023-02-28T12:16:00Z">
        <w:r w:rsidR="00900833" w:rsidRPr="00850EBD" w:rsidDel="00C15A80">
          <w:rPr>
            <w:rFonts w:ascii="Times New Roman" w:eastAsia="Times New Roman" w:hAnsi="Times New Roman" w:cs="Times New Roman"/>
            <w:color w:val="000000"/>
            <w:sz w:val="24"/>
            <w:szCs w:val="24"/>
          </w:rPr>
          <w:delText xml:space="preserve"> </w:delText>
        </w:r>
        <w:r w:rsidR="00196D14" w:rsidRPr="00850EBD" w:rsidDel="00C15A80">
          <w:rPr>
            <w:rFonts w:ascii="Times New Roman" w:eastAsia="Times New Roman" w:hAnsi="Times New Roman" w:cs="Times New Roman"/>
            <w:color w:val="000000"/>
            <w:sz w:val="24"/>
            <w:szCs w:val="24"/>
          </w:rPr>
          <w:delText xml:space="preserve">. </w:delText>
        </w:r>
      </w:del>
      <w:r w:rsidR="00097F6B" w:rsidRPr="00850EBD">
        <w:rPr>
          <w:rFonts w:ascii="Times New Roman" w:eastAsia="Times New Roman" w:hAnsi="Times New Roman" w:cs="Times New Roman"/>
          <w:color w:val="000000"/>
          <w:sz w:val="24"/>
          <w:szCs w:val="24"/>
        </w:rPr>
        <w:t>Second, we used mdscale function from MATLAB to conduct the metric scaling analysis.  The MDS program searches for the locations of the points</w:t>
      </w:r>
      <w:r w:rsidR="00196D14" w:rsidRPr="00850EBD">
        <w:rPr>
          <w:rFonts w:ascii="Times New Roman" w:eastAsia="Times New Roman" w:hAnsi="Times New Roman" w:cs="Times New Roman"/>
          <w:color w:val="000000"/>
          <w:sz w:val="24"/>
          <w:szCs w:val="24"/>
        </w:rPr>
        <w:t xml:space="preserve"> each representing a test pattern</w:t>
      </w:r>
      <w:r w:rsidR="00097F6B" w:rsidRPr="00850EBD">
        <w:rPr>
          <w:rFonts w:ascii="Times New Roman" w:eastAsia="Times New Roman" w:hAnsi="Times New Roman" w:cs="Times New Roman"/>
          <w:color w:val="000000"/>
          <w:sz w:val="24"/>
          <w:szCs w:val="24"/>
        </w:rPr>
        <w:t xml:space="preserve"> in </w:t>
      </w:r>
      <w:r w:rsidR="00196D14" w:rsidRPr="00850EBD">
        <w:rPr>
          <w:rFonts w:ascii="Times New Roman" w:eastAsia="Times New Roman" w:hAnsi="Times New Roman" w:cs="Times New Roman"/>
          <w:color w:val="000000"/>
          <w:sz w:val="24"/>
          <w:szCs w:val="24"/>
        </w:rPr>
        <w:t>a multidimensional</w:t>
      </w:r>
      <w:r w:rsidR="00097F6B" w:rsidRPr="00850EBD">
        <w:rPr>
          <w:rFonts w:ascii="Times New Roman" w:eastAsia="Times New Roman" w:hAnsi="Times New Roman" w:cs="Times New Roman"/>
          <w:color w:val="000000"/>
          <w:sz w:val="24"/>
          <w:szCs w:val="24"/>
        </w:rPr>
        <w:t xml:space="preserve"> space </w:t>
      </w:r>
      <w:r w:rsidR="00850EBD">
        <w:rPr>
          <w:rFonts w:ascii="Times New Roman" w:eastAsia="Times New Roman" w:hAnsi="Times New Roman" w:cs="Times New Roman"/>
          <w:color w:val="000000"/>
          <w:sz w:val="24"/>
          <w:szCs w:val="24"/>
        </w:rPr>
        <w:t>so as</w:t>
      </w:r>
      <w:r w:rsidR="00097F6B" w:rsidRPr="00850EBD">
        <w:rPr>
          <w:rFonts w:ascii="Times New Roman" w:eastAsia="Times New Roman" w:hAnsi="Times New Roman" w:cs="Times New Roman"/>
          <w:color w:val="000000"/>
          <w:sz w:val="24"/>
          <w:szCs w:val="24"/>
        </w:rPr>
        <w:t xml:space="preserve"> to </w:t>
      </w:r>
      <w:r w:rsidR="00850EBD">
        <w:rPr>
          <w:rFonts w:ascii="Times New Roman" w:eastAsia="Times New Roman" w:hAnsi="Times New Roman" w:cs="Times New Roman"/>
          <w:color w:val="000000"/>
          <w:sz w:val="24"/>
          <w:szCs w:val="24"/>
        </w:rPr>
        <w:t>approximate</w:t>
      </w:r>
      <w:r w:rsidR="00097F6B" w:rsidRPr="00850EBD">
        <w:rPr>
          <w:rFonts w:ascii="Times New Roman" w:eastAsia="Times New Roman" w:hAnsi="Times New Roman" w:cs="Times New Roman"/>
          <w:color w:val="000000"/>
          <w:sz w:val="24"/>
          <w:szCs w:val="24"/>
        </w:rPr>
        <w:t xml:space="preserve"> a </w:t>
      </w:r>
      <w:r w:rsidR="00196D14" w:rsidRPr="00850EBD">
        <w:rPr>
          <w:rFonts w:ascii="Times New Roman" w:eastAsia="Times New Roman" w:hAnsi="Times New Roman" w:cs="Times New Roman"/>
          <w:color w:val="000000"/>
          <w:sz w:val="24"/>
          <w:szCs w:val="24"/>
        </w:rPr>
        <w:t>linear</w:t>
      </w:r>
      <w:r w:rsidR="00097F6B" w:rsidRPr="00850EBD">
        <w:rPr>
          <w:rFonts w:ascii="Times New Roman" w:eastAsia="Times New Roman" w:hAnsi="Times New Roman" w:cs="Times New Roman"/>
          <w:color w:val="000000"/>
          <w:sz w:val="24"/>
          <w:szCs w:val="24"/>
        </w:rPr>
        <w:t xml:space="preserve"> relation between the </w:t>
      </w:r>
      <w:r w:rsidR="00850EBD">
        <w:rPr>
          <w:rFonts w:ascii="Times New Roman" w:eastAsia="Times New Roman" w:hAnsi="Times New Roman" w:cs="Times New Roman"/>
          <w:color w:val="000000"/>
          <w:sz w:val="24"/>
          <w:szCs w:val="24"/>
        </w:rPr>
        <w:t>inter-point distance in the MDS space</w:t>
      </w:r>
      <w:r w:rsidR="00097F6B" w:rsidRPr="00850EBD">
        <w:rPr>
          <w:rFonts w:ascii="Times New Roman" w:eastAsia="Times New Roman" w:hAnsi="Times New Roman" w:cs="Times New Roman"/>
          <w:color w:val="000000"/>
          <w:sz w:val="24"/>
          <w:szCs w:val="24"/>
        </w:rPr>
        <w:t xml:space="preserve"> and the </w:t>
      </w:r>
      <w:r w:rsidR="00196D14" w:rsidRPr="00850EBD">
        <w:rPr>
          <w:rFonts w:ascii="Times New Roman" w:eastAsia="Times New Roman" w:hAnsi="Times New Roman" w:cs="Times New Roman"/>
          <w:color w:val="000000"/>
          <w:sz w:val="24"/>
          <w:szCs w:val="24"/>
        </w:rPr>
        <w:t xml:space="preserve">pairwise </w:t>
      </w:r>
      <w:r w:rsidR="00850EBD">
        <w:rPr>
          <w:rFonts w:ascii="Times New Roman" w:eastAsia="Times New Roman" w:hAnsi="Times New Roman" w:cs="Times New Roman"/>
          <w:color w:val="000000"/>
          <w:sz w:val="24"/>
          <w:szCs w:val="24"/>
        </w:rPr>
        <w:t>distances</w:t>
      </w:r>
      <w:r w:rsidR="00196D14" w:rsidRPr="00850EBD">
        <w:rPr>
          <w:rFonts w:ascii="Times New Roman" w:eastAsia="Times New Roman" w:hAnsi="Times New Roman" w:cs="Times New Roman"/>
          <w:color w:val="000000"/>
          <w:sz w:val="24"/>
          <w:szCs w:val="24"/>
        </w:rPr>
        <w:t xml:space="preserve"> </w:t>
      </w:r>
      <w:r w:rsidR="00850EBD">
        <w:rPr>
          <w:rFonts w:ascii="Times New Roman" w:eastAsia="Times New Roman" w:hAnsi="Times New Roman" w:cs="Times New Roman"/>
          <w:color w:val="000000"/>
          <w:sz w:val="24"/>
          <w:szCs w:val="24"/>
        </w:rPr>
        <w:t>computed from</w:t>
      </w:r>
      <w:r w:rsidR="00196D14" w:rsidRPr="00850EBD">
        <w:rPr>
          <w:rFonts w:ascii="Times New Roman" w:eastAsia="Times New Roman" w:hAnsi="Times New Roman" w:cs="Times New Roman"/>
          <w:color w:val="000000"/>
          <w:sz w:val="24"/>
          <w:szCs w:val="24"/>
        </w:rPr>
        <w:t xml:space="preserve"> the activation values. Thus, patterns that seem more similar tend to</w:t>
      </w:r>
      <w:r w:rsidR="003F537E" w:rsidRPr="00850EBD">
        <w:rPr>
          <w:rFonts w:ascii="Times New Roman" w:eastAsia="Times New Roman" w:hAnsi="Times New Roman" w:cs="Times New Roman"/>
          <w:color w:val="000000"/>
          <w:sz w:val="24"/>
          <w:szCs w:val="24"/>
        </w:rPr>
        <w:t xml:space="preserve"> be</w:t>
      </w:r>
      <w:r w:rsidR="00196D14" w:rsidRPr="00850EBD">
        <w:rPr>
          <w:rFonts w:ascii="Times New Roman" w:eastAsia="Times New Roman" w:hAnsi="Times New Roman" w:cs="Times New Roman"/>
          <w:color w:val="000000"/>
          <w:sz w:val="24"/>
          <w:szCs w:val="24"/>
        </w:rPr>
        <w:t xml:space="preserve"> locate</w:t>
      </w:r>
      <w:r w:rsidR="003F537E" w:rsidRPr="00850EBD">
        <w:rPr>
          <w:rFonts w:ascii="Times New Roman" w:eastAsia="Times New Roman" w:hAnsi="Times New Roman" w:cs="Times New Roman"/>
          <w:color w:val="000000"/>
          <w:sz w:val="24"/>
          <w:szCs w:val="24"/>
        </w:rPr>
        <w:t>d</w:t>
      </w:r>
      <w:r w:rsidR="00196D14" w:rsidRPr="00850EBD">
        <w:rPr>
          <w:rFonts w:ascii="Times New Roman" w:eastAsia="Times New Roman" w:hAnsi="Times New Roman" w:cs="Times New Roman"/>
          <w:color w:val="000000"/>
          <w:sz w:val="24"/>
          <w:szCs w:val="24"/>
        </w:rPr>
        <w:t xml:space="preserve"> closer</w:t>
      </w:r>
      <w:r w:rsidR="003F537E" w:rsidRPr="00850EBD">
        <w:rPr>
          <w:rFonts w:ascii="Times New Roman" w:eastAsia="Times New Roman" w:hAnsi="Times New Roman" w:cs="Times New Roman"/>
          <w:color w:val="000000"/>
          <w:sz w:val="24"/>
          <w:szCs w:val="24"/>
        </w:rPr>
        <w:t xml:space="preserve"> together</w:t>
      </w:r>
      <w:r w:rsidR="00196D14" w:rsidRPr="00850EBD">
        <w:rPr>
          <w:rFonts w:ascii="Times New Roman" w:eastAsia="Times New Roman" w:hAnsi="Times New Roman" w:cs="Times New Roman"/>
          <w:color w:val="000000"/>
          <w:sz w:val="24"/>
          <w:szCs w:val="24"/>
        </w:rPr>
        <w:t xml:space="preserve"> in the space. </w:t>
      </w:r>
      <w:r w:rsidR="003F537E" w:rsidRPr="00850EBD">
        <w:rPr>
          <w:rFonts w:ascii="Times New Roman" w:eastAsia="Times New Roman" w:hAnsi="Times New Roman" w:cs="Times New Roman"/>
          <w:color w:val="000000"/>
          <w:sz w:val="24"/>
          <w:szCs w:val="24"/>
        </w:rPr>
        <w:t>The departure from a perfect linear relation is known as stress (Kruskal &amp; Wish, 1978). As one increases the number of dimensions, one can reduce the stress, but at the expense of requiring a greater number of free coordinate parameters to achieve this fit.</w:t>
      </w:r>
    </w:p>
    <w:p w14:paraId="1C735C91" w14:textId="488D5817" w:rsidR="003B498D" w:rsidRPr="00850EBD" w:rsidRDefault="008A375B" w:rsidP="008A375B">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B97BBB" w:rsidRPr="00850EBD">
        <w:rPr>
          <w:rFonts w:ascii="Times New Roman" w:eastAsia="Times New Roman" w:hAnsi="Times New Roman" w:cs="Times New Roman"/>
          <w:color w:val="000000"/>
          <w:sz w:val="24"/>
          <w:szCs w:val="24"/>
        </w:rPr>
        <w:t xml:space="preserve">he number of dimensions </w:t>
      </w:r>
      <w:r>
        <w:rPr>
          <w:rFonts w:ascii="Times New Roman" w:eastAsia="Times New Roman" w:hAnsi="Times New Roman" w:cs="Times New Roman"/>
          <w:color w:val="000000"/>
          <w:sz w:val="24"/>
          <w:szCs w:val="24"/>
        </w:rPr>
        <w:t>was varied</w:t>
      </w:r>
      <w:r w:rsidR="00B97BBB" w:rsidRPr="00850EBD">
        <w:rPr>
          <w:rFonts w:ascii="Times New Roman" w:eastAsia="Times New Roman" w:hAnsi="Times New Roman" w:cs="Times New Roman"/>
          <w:color w:val="000000"/>
          <w:sz w:val="24"/>
          <w:szCs w:val="24"/>
        </w:rPr>
        <w:t xml:space="preserve"> from 1 through </w:t>
      </w:r>
      <w:r w:rsidR="007B58F2" w:rsidRPr="00850EBD">
        <w:rPr>
          <w:rFonts w:ascii="Times New Roman" w:eastAsia="Times New Roman" w:hAnsi="Times New Roman" w:cs="Times New Roman"/>
          <w:color w:val="000000"/>
          <w:sz w:val="24"/>
          <w:szCs w:val="24"/>
        </w:rPr>
        <w:t>10</w:t>
      </w:r>
      <w:r w:rsidR="00B97BBB" w:rsidRPr="00850EBD">
        <w:rPr>
          <w:rFonts w:ascii="Times New Roman" w:eastAsia="Times New Roman" w:hAnsi="Times New Roman" w:cs="Times New Roman"/>
          <w:color w:val="000000"/>
          <w:sz w:val="24"/>
          <w:szCs w:val="24"/>
        </w:rPr>
        <w:t>. Figure </w:t>
      </w:r>
      <w:del w:id="291" w:author="mingjia hu" w:date="2023-03-03T10:57:00Z">
        <w:r w:rsidR="00D04B8A" w:rsidDel="00D04B8A">
          <w:fldChar w:fldCharType="begin"/>
        </w:r>
        <w:r w:rsidR="00D04B8A" w:rsidDel="00D04B8A">
          <w:delInstrText xml:space="preserve"> HYPERLINK "https://link.springer.com/article/10.3758/s13428-017-0884-8" \l "Fig4" </w:delInstrText>
        </w:r>
        <w:r w:rsidR="00D04B8A" w:rsidDel="00D04B8A">
          <w:fldChar w:fldCharType="separate"/>
        </w:r>
        <w:r w:rsidR="000B6BDE" w:rsidDel="00D04B8A">
          <w:rPr>
            <w:rFonts w:ascii="Times New Roman" w:eastAsia="Times New Roman" w:hAnsi="Times New Roman" w:cs="Times New Roman"/>
            <w:color w:val="000000"/>
            <w:sz w:val="24"/>
            <w:szCs w:val="24"/>
          </w:rPr>
          <w:delText>4</w:delText>
        </w:r>
        <w:r w:rsidR="00D04B8A" w:rsidDel="00D04B8A">
          <w:rPr>
            <w:rFonts w:ascii="Times New Roman" w:eastAsia="Times New Roman" w:hAnsi="Times New Roman" w:cs="Times New Roman"/>
            <w:color w:val="000000"/>
            <w:sz w:val="24"/>
            <w:szCs w:val="24"/>
          </w:rPr>
          <w:fldChar w:fldCharType="end"/>
        </w:r>
        <w:r w:rsidR="00B97BBB" w:rsidRPr="00850EBD" w:rsidDel="00D04B8A">
          <w:rPr>
            <w:rFonts w:ascii="Times New Roman" w:eastAsia="Times New Roman" w:hAnsi="Times New Roman" w:cs="Times New Roman"/>
            <w:color w:val="000000"/>
            <w:sz w:val="24"/>
            <w:szCs w:val="24"/>
          </w:rPr>
          <w:delText> </w:delText>
        </w:r>
      </w:del>
      <w:ins w:id="292" w:author="mingjia hu" w:date="2023-03-03T10:57:00Z">
        <w:r w:rsidR="00D04B8A">
          <w:fldChar w:fldCharType="begin"/>
        </w:r>
        <w:r w:rsidR="00D04B8A">
          <w:instrText xml:space="preserve"> HYPERLINK "https://link.springer.com/article/10.3758/s13428-017-0884-8" \l "Fig4" </w:instrText>
        </w:r>
        <w:r w:rsidR="00D04B8A">
          <w:fldChar w:fldCharType="separate"/>
        </w:r>
        <w:r w:rsidR="00D04B8A">
          <w:rPr>
            <w:rFonts w:ascii="Times New Roman" w:eastAsia="Times New Roman" w:hAnsi="Times New Roman" w:cs="Times New Roman"/>
            <w:color w:val="000000"/>
            <w:sz w:val="24"/>
            <w:szCs w:val="24"/>
          </w:rPr>
          <w:t>5</w:t>
        </w:r>
        <w:r w:rsidR="00D04B8A">
          <w:rPr>
            <w:rFonts w:ascii="Times New Roman" w:eastAsia="Times New Roman" w:hAnsi="Times New Roman" w:cs="Times New Roman"/>
            <w:color w:val="000000"/>
            <w:sz w:val="24"/>
            <w:szCs w:val="24"/>
          </w:rPr>
          <w:fldChar w:fldCharType="end"/>
        </w:r>
        <w:r w:rsidR="00D04B8A" w:rsidRPr="00850EBD">
          <w:rPr>
            <w:rFonts w:ascii="Times New Roman" w:eastAsia="Times New Roman" w:hAnsi="Times New Roman" w:cs="Times New Roman"/>
            <w:color w:val="000000"/>
            <w:sz w:val="24"/>
            <w:szCs w:val="24"/>
          </w:rPr>
          <w:t> </w:t>
        </w:r>
      </w:ins>
      <w:r w:rsidR="00B97BBB" w:rsidRPr="00850EBD">
        <w:rPr>
          <w:rFonts w:ascii="Times New Roman" w:eastAsia="Times New Roman" w:hAnsi="Times New Roman" w:cs="Times New Roman"/>
          <w:color w:val="000000"/>
          <w:sz w:val="24"/>
          <w:szCs w:val="24"/>
        </w:rPr>
        <w:t xml:space="preserve">shows a plot of stress against the number of dimensions assumed in the analysis. As can be seen, there </w:t>
      </w:r>
      <w:r w:rsidR="001A43EB" w:rsidRPr="00850EBD">
        <w:rPr>
          <w:rFonts w:ascii="Times New Roman" w:eastAsia="Times New Roman" w:hAnsi="Times New Roman" w:cs="Times New Roman"/>
          <w:color w:val="000000"/>
          <w:sz w:val="24"/>
          <w:szCs w:val="24"/>
        </w:rPr>
        <w:t>is a drastic decrease</w:t>
      </w:r>
      <w:r w:rsidR="00B97BBB" w:rsidRPr="00850EBD">
        <w:rPr>
          <w:rFonts w:ascii="Times New Roman" w:eastAsia="Times New Roman" w:hAnsi="Times New Roman" w:cs="Times New Roman"/>
          <w:color w:val="000000"/>
          <w:sz w:val="24"/>
          <w:szCs w:val="24"/>
        </w:rPr>
        <w:t xml:space="preserve"> in stress with increases in dimensionality from 1 </w:t>
      </w:r>
      <w:r w:rsidR="001A43EB" w:rsidRPr="00850EBD">
        <w:rPr>
          <w:rFonts w:ascii="Times New Roman" w:eastAsia="Times New Roman" w:hAnsi="Times New Roman" w:cs="Times New Roman"/>
          <w:color w:val="000000"/>
          <w:sz w:val="24"/>
          <w:szCs w:val="24"/>
        </w:rPr>
        <w:t>to 2</w:t>
      </w:r>
      <w:r w:rsidR="00B97BBB" w:rsidRPr="00850EBD">
        <w:rPr>
          <w:rFonts w:ascii="Times New Roman" w:eastAsia="Times New Roman" w:hAnsi="Times New Roman" w:cs="Times New Roman"/>
          <w:color w:val="000000"/>
          <w:sz w:val="24"/>
          <w:szCs w:val="24"/>
        </w:rPr>
        <w:t xml:space="preserve">, and </w:t>
      </w:r>
      <w:r w:rsidR="00745B9B" w:rsidRPr="00850EBD">
        <w:rPr>
          <w:rFonts w:ascii="Times New Roman" w:eastAsia="Times New Roman" w:hAnsi="Times New Roman" w:cs="Times New Roman"/>
          <w:color w:val="000000"/>
          <w:sz w:val="24"/>
          <w:szCs w:val="24"/>
        </w:rPr>
        <w:t xml:space="preserve">very </w:t>
      </w:r>
      <w:r w:rsidR="001A43EB" w:rsidRPr="00850EBD">
        <w:rPr>
          <w:rFonts w:ascii="Times New Roman" w:eastAsia="Times New Roman" w:hAnsi="Times New Roman" w:cs="Times New Roman"/>
          <w:color w:val="000000"/>
          <w:sz w:val="24"/>
          <w:szCs w:val="24"/>
        </w:rPr>
        <w:t>little to no</w:t>
      </w:r>
      <w:r w:rsidR="00B97BBB" w:rsidRPr="00850EBD">
        <w:rPr>
          <w:rFonts w:ascii="Times New Roman" w:eastAsia="Times New Roman" w:hAnsi="Times New Roman" w:cs="Times New Roman"/>
          <w:color w:val="000000"/>
          <w:sz w:val="24"/>
          <w:szCs w:val="24"/>
        </w:rPr>
        <w:t xml:space="preserve"> decreases in stress thereafter. </w:t>
      </w:r>
      <w:r w:rsidR="00745B9B" w:rsidRPr="00850EBD">
        <w:rPr>
          <w:rFonts w:ascii="Times New Roman" w:eastAsia="Times New Roman" w:hAnsi="Times New Roman" w:cs="Times New Roman"/>
          <w:color w:val="000000"/>
          <w:sz w:val="24"/>
          <w:szCs w:val="24"/>
        </w:rPr>
        <w:t xml:space="preserve">Based on the value of stress alone, the minimum number of dimensions need to </w:t>
      </w:r>
      <w:r w:rsidR="00745B9B" w:rsidRPr="00850EBD">
        <w:rPr>
          <w:rFonts w:ascii="Times New Roman" w:eastAsia="Times New Roman" w:hAnsi="Times New Roman" w:cs="Times New Roman"/>
          <w:color w:val="000000"/>
          <w:sz w:val="24"/>
          <w:szCs w:val="24"/>
        </w:rPr>
        <w:lastRenderedPageBreak/>
        <w:t xml:space="preserve">provide a good fit is 2. However, we decided to choose the three-dimensional MDS solution in order to derive more interpretable </w:t>
      </w:r>
      <w:r w:rsidR="005E7CE0" w:rsidRPr="00850EBD">
        <w:rPr>
          <w:rFonts w:ascii="Times New Roman" w:eastAsia="Times New Roman" w:hAnsi="Times New Roman" w:cs="Times New Roman"/>
          <w:color w:val="000000"/>
          <w:sz w:val="24"/>
          <w:szCs w:val="24"/>
        </w:rPr>
        <w:t>dimensions, which</w:t>
      </w:r>
      <w:r w:rsidR="00745B9B" w:rsidRPr="00850EBD">
        <w:rPr>
          <w:rFonts w:ascii="Times New Roman" w:eastAsia="Times New Roman" w:hAnsi="Times New Roman" w:cs="Times New Roman"/>
          <w:color w:val="000000"/>
          <w:sz w:val="24"/>
          <w:szCs w:val="24"/>
        </w:rPr>
        <w:t xml:space="preserve"> will </w:t>
      </w:r>
      <w:r w:rsidR="0053427C">
        <w:rPr>
          <w:rFonts w:ascii="Times New Roman" w:eastAsia="Times New Roman" w:hAnsi="Times New Roman" w:cs="Times New Roman"/>
          <w:color w:val="000000"/>
          <w:sz w:val="24"/>
          <w:szCs w:val="24"/>
        </w:rPr>
        <w:t xml:space="preserve">be </w:t>
      </w:r>
      <w:r w:rsidR="00745B9B" w:rsidRPr="00850EBD">
        <w:rPr>
          <w:rFonts w:ascii="Times New Roman" w:eastAsia="Times New Roman" w:hAnsi="Times New Roman" w:cs="Times New Roman"/>
          <w:color w:val="000000"/>
          <w:sz w:val="24"/>
          <w:szCs w:val="24"/>
        </w:rPr>
        <w:t xml:space="preserve">explained shortly. </w:t>
      </w:r>
    </w:p>
    <w:p w14:paraId="10B2F8BA" w14:textId="77777777" w:rsidR="00032C12" w:rsidRPr="00270E88" w:rsidRDefault="00E373BB" w:rsidP="008A375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obtaining the MDS solution, the next step is to ensure that the dimensions of the MDS configuration have natural interpretations that correspond to important characteristics of the dot patterns. It is important to note that the MDS modeling analyses, </w:t>
      </w:r>
      <w:r w:rsidR="00BF66FD">
        <w:rPr>
          <w:rFonts w:ascii="Times New Roman" w:hAnsi="Times New Roman" w:cs="Times New Roman"/>
          <w:sz w:val="24"/>
          <w:szCs w:val="24"/>
        </w:rPr>
        <w:t>with the inter-point distance conforming to a Euclidean metric, has the property of rotation-invariance, namely, any rigid rotation of the scaling solution will yield the same inter-point distances in the space. Therefore, the orientation of the MDS solution is arbitrary, so additional analyses are needed to address the issue of the interpretability of the derived dimensions.</w:t>
      </w:r>
    </w:p>
    <w:p w14:paraId="3CFCA713" w14:textId="20BD831A" w:rsidR="00760F49" w:rsidRDefault="00760F49" w:rsidP="008A375B">
      <w:pPr>
        <w:shd w:val="clear" w:color="auto" w:fill="FFFFFF"/>
        <w:spacing w:after="0" w:line="480" w:lineRule="auto"/>
        <w:ind w:firstLine="720"/>
        <w:textAlignment w:val="baseline"/>
        <w:rPr>
          <w:ins w:id="293" w:author="mingjia hu" w:date="2023-03-01T15:58:00Z"/>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To address the interpretability problem, we first need to establish a number of quantitative measures characterizing some of the most salient emergent properties of the dot patterns that subjects can rely on for classification decisions. Based on preliminary inspections of two-dimensional projections on the three-dimensional MDS solution, we hypothesized three objective </w:t>
      </w:r>
      <w:r w:rsidR="00CE26C6" w:rsidRPr="008A375B">
        <w:rPr>
          <w:rFonts w:ascii="Times New Roman" w:eastAsia="Times New Roman" w:hAnsi="Times New Roman" w:cs="Times New Roman"/>
          <w:color w:val="000000"/>
          <w:sz w:val="24"/>
          <w:szCs w:val="24"/>
        </w:rPr>
        <w:t>dimensions</w:t>
      </w:r>
      <w:r w:rsidRPr="008A375B">
        <w:rPr>
          <w:rFonts w:ascii="Times New Roman" w:eastAsia="Times New Roman" w:hAnsi="Times New Roman" w:cs="Times New Roman"/>
          <w:color w:val="000000"/>
          <w:sz w:val="24"/>
          <w:szCs w:val="24"/>
        </w:rPr>
        <w:t xml:space="preserve"> of dot pattern features </w:t>
      </w:r>
      <w:r w:rsidR="00CE26C6" w:rsidRPr="008A375B">
        <w:rPr>
          <w:rFonts w:ascii="Times New Roman" w:eastAsia="Times New Roman" w:hAnsi="Times New Roman" w:cs="Times New Roman"/>
          <w:color w:val="000000"/>
          <w:sz w:val="24"/>
          <w:szCs w:val="24"/>
        </w:rPr>
        <w:t>whose values can be computed from</w:t>
      </w:r>
      <w:r w:rsidRPr="008A375B">
        <w:rPr>
          <w:rFonts w:ascii="Times New Roman" w:eastAsia="Times New Roman" w:hAnsi="Times New Roman" w:cs="Times New Roman"/>
          <w:color w:val="000000"/>
          <w:sz w:val="24"/>
          <w:szCs w:val="24"/>
        </w:rPr>
        <w:t xml:space="preserve"> the x-y coordinates of the composing dots. </w:t>
      </w:r>
      <w:r w:rsidR="00CE26C6" w:rsidRPr="008A375B">
        <w:rPr>
          <w:rFonts w:ascii="Times New Roman" w:eastAsia="Times New Roman" w:hAnsi="Times New Roman" w:cs="Times New Roman"/>
          <w:color w:val="000000"/>
          <w:sz w:val="24"/>
          <w:szCs w:val="24"/>
        </w:rPr>
        <w:t xml:space="preserve">The first dimension is the extent to which the overall size of the pattern is wider than it is taller (fig. </w:t>
      </w:r>
      <w:del w:id="294" w:author="mingjia hu" w:date="2023-03-01T11:57:00Z">
        <w:r w:rsidR="00CE26C6" w:rsidRPr="008A375B" w:rsidDel="00D14F65">
          <w:rPr>
            <w:rFonts w:ascii="Times New Roman" w:eastAsia="Times New Roman" w:hAnsi="Times New Roman" w:cs="Times New Roman"/>
            <w:color w:val="000000"/>
            <w:sz w:val="24"/>
            <w:szCs w:val="24"/>
          </w:rPr>
          <w:delText>3</w:delText>
        </w:r>
      </w:del>
      <w:ins w:id="295" w:author="mingjia hu" w:date="2023-03-03T10:59:00Z">
        <w:r w:rsidR="00D04B8A">
          <w:rPr>
            <w:rFonts w:ascii="Times New Roman" w:eastAsia="Times New Roman" w:hAnsi="Times New Roman" w:cs="Times New Roman"/>
            <w:color w:val="000000"/>
            <w:sz w:val="24"/>
            <w:szCs w:val="24"/>
          </w:rPr>
          <w:t>6</w:t>
        </w:r>
      </w:ins>
      <w:r w:rsidR="00971FFF" w:rsidRPr="008A375B">
        <w:rPr>
          <w:rFonts w:ascii="Times New Roman" w:eastAsia="Times New Roman" w:hAnsi="Times New Roman" w:cs="Times New Roman"/>
          <w:color w:val="000000"/>
          <w:sz w:val="24"/>
          <w:szCs w:val="24"/>
        </w:rPr>
        <w:t xml:space="preserve">, </w:t>
      </w:r>
      <w:ins w:id="296" w:author="mingjia hu" w:date="2023-03-03T11:03:00Z">
        <w:r w:rsidR="00307085">
          <w:rPr>
            <w:rFonts w:ascii="Times New Roman" w:eastAsia="Times New Roman" w:hAnsi="Times New Roman" w:cs="Times New Roman"/>
            <w:color w:val="000000"/>
            <w:sz w:val="24"/>
            <w:szCs w:val="24"/>
          </w:rPr>
          <w:t>left</w:t>
        </w:r>
      </w:ins>
      <w:ins w:id="297" w:author="mingjia hu" w:date="2023-03-01T11:58:00Z">
        <w:r w:rsidR="00D14F65">
          <w:rPr>
            <w:rFonts w:ascii="Times New Roman" w:eastAsia="Times New Roman" w:hAnsi="Times New Roman" w:cs="Times New Roman"/>
            <w:color w:val="000000"/>
            <w:sz w:val="24"/>
            <w:szCs w:val="24"/>
          </w:rPr>
          <w:t xml:space="preserve"> panel, </w:t>
        </w:r>
      </w:ins>
      <w:r w:rsidR="00971FFF" w:rsidRPr="008A375B">
        <w:rPr>
          <w:rFonts w:ascii="Times New Roman" w:eastAsia="Times New Roman" w:hAnsi="Times New Roman" w:cs="Times New Roman"/>
          <w:color w:val="000000"/>
          <w:sz w:val="24"/>
          <w:szCs w:val="24"/>
        </w:rPr>
        <w:t>x axis</w:t>
      </w:r>
      <w:r w:rsidR="00CE26C6" w:rsidRPr="008A375B">
        <w:rPr>
          <w:rFonts w:ascii="Times New Roman" w:eastAsia="Times New Roman" w:hAnsi="Times New Roman" w:cs="Times New Roman"/>
          <w:color w:val="000000"/>
          <w:sz w:val="24"/>
          <w:szCs w:val="24"/>
        </w:rPr>
        <w:t xml:space="preserve">). Intuitively, it can be formally measured as the width-to-height ratio: </w:t>
      </w:r>
    </w:p>
    <w:p w14:paraId="367D606C" w14:textId="77777777" w:rsidR="00B31155" w:rsidRPr="008A375B" w:rsidRDefault="00B31155"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43A263E3" w14:textId="541E6A90" w:rsidR="00032C12" w:rsidDel="00B31155" w:rsidRDefault="00032C12" w:rsidP="008A375B">
      <w:pPr>
        <w:shd w:val="clear" w:color="auto" w:fill="FFFFFF"/>
        <w:spacing w:after="0" w:line="480" w:lineRule="auto"/>
        <w:textAlignment w:val="baseline"/>
        <w:rPr>
          <w:del w:id="298" w:author="mingjia hu" w:date="2023-03-01T15:57:00Z"/>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m1=</m:t>
        </m:r>
        <m:d>
          <m:dPr>
            <m:begChr m:val="["/>
            <m:endChr m:val="]"/>
            <m:ctrlPr>
              <w:rPr>
                <w:rFonts w:ascii="Cambria Math" w:eastAsia="Times New Roman" w:hAnsi="Cambria Math" w:cs="Times New Roman"/>
                <w:i/>
                <w:color w:val="000000"/>
                <w:sz w:val="24"/>
                <w:szCs w:val="24"/>
              </w:rPr>
            </m:ctrlPr>
          </m:dPr>
          <m:e>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max</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d>
              </m:e>
            </m:func>
            <m:r>
              <w:rPr>
                <w:rFonts w:ascii="Cambria Math" w:eastAsia="Times New Roman" w:hAnsi="Cambria Math" w:cs="Times New Roman"/>
                <w:color w:val="000000"/>
                <w:sz w:val="24"/>
                <w:szCs w:val="24"/>
              </w:rPr>
              <m:t>-</m:t>
            </m:r>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min</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d>
              </m:e>
            </m:func>
          </m:e>
        </m:d>
        <m:r>
          <w:rPr>
            <w:rFonts w:ascii="Cambria Math" w:eastAsia="Times New Roman" w:hAnsi="Cambria Math" w:cs="Times New Roman"/>
            <w:color w:val="000000"/>
            <w:sz w:val="24"/>
            <w:szCs w:val="24"/>
          </w:rPr>
          <m:t>/</m:t>
        </m:r>
        <m:d>
          <m:dPr>
            <m:begChr m:val="["/>
            <m:endChr m:val="]"/>
            <m:ctrlPr>
              <w:rPr>
                <w:rFonts w:ascii="Cambria Math" w:eastAsia="Times New Roman" w:hAnsi="Cambria Math" w:cs="Times New Roman"/>
                <w:i/>
                <w:color w:val="000000"/>
                <w:sz w:val="24"/>
                <w:szCs w:val="24"/>
              </w:rPr>
            </m:ctrlPr>
          </m:dPr>
          <m:e>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max</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e>
                </m:d>
              </m:e>
            </m:func>
            <m:r>
              <w:rPr>
                <w:rFonts w:ascii="Cambria Math" w:eastAsia="Times New Roman" w:hAnsi="Cambria Math" w:cs="Times New Roman"/>
                <w:color w:val="000000"/>
                <w:sz w:val="24"/>
                <w:szCs w:val="24"/>
              </w:rPr>
              <m:t>-</m:t>
            </m:r>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min</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e>
                </m:d>
              </m:e>
            </m:func>
          </m:e>
        </m:d>
      </m:oMath>
      <w:r w:rsidR="008A375B">
        <w:rPr>
          <w:rFonts w:ascii="Times New Roman" w:eastAsia="Times New Roman" w:hAnsi="Times New Roman" w:cs="Times New Roman"/>
          <w:color w:val="000000"/>
          <w:sz w:val="24"/>
          <w:szCs w:val="24"/>
        </w:rPr>
        <w:t xml:space="preserve"> </w:t>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t xml:space="preserve">     (</w:t>
      </w:r>
      <w:del w:id="299" w:author="mingjia hu" w:date="2023-03-01T11:59:00Z">
        <w:r w:rsidR="008A375B" w:rsidDel="00D14F65">
          <w:rPr>
            <w:rFonts w:ascii="Times New Roman" w:eastAsia="Times New Roman" w:hAnsi="Times New Roman" w:cs="Times New Roman"/>
            <w:color w:val="000000"/>
            <w:sz w:val="24"/>
            <w:szCs w:val="24"/>
          </w:rPr>
          <w:delText>5</w:delText>
        </w:r>
      </w:del>
      <w:ins w:id="300" w:author="mingjia hu" w:date="2023-03-01T11:59:00Z">
        <w:r w:rsidR="00D14F65">
          <w:rPr>
            <w:rFonts w:ascii="Times New Roman" w:eastAsia="Times New Roman" w:hAnsi="Times New Roman" w:cs="Times New Roman"/>
            <w:color w:val="000000"/>
            <w:sz w:val="24"/>
            <w:szCs w:val="24"/>
          </w:rPr>
          <w:t>6</w:t>
        </w:r>
      </w:ins>
      <w:r w:rsidR="008A375B">
        <w:rPr>
          <w:rFonts w:ascii="Times New Roman" w:eastAsia="Times New Roman" w:hAnsi="Times New Roman" w:cs="Times New Roman"/>
          <w:color w:val="000000"/>
          <w:sz w:val="24"/>
          <w:szCs w:val="24"/>
        </w:rPr>
        <w:t>)</w:t>
      </w:r>
    </w:p>
    <w:p w14:paraId="2DEAFA58" w14:textId="77777777" w:rsidR="00B31155" w:rsidRPr="008A375B" w:rsidRDefault="00B31155" w:rsidP="008A375B">
      <w:pPr>
        <w:shd w:val="clear" w:color="auto" w:fill="FFFFFF"/>
        <w:spacing w:after="0" w:line="480" w:lineRule="auto"/>
        <w:textAlignment w:val="baseline"/>
        <w:rPr>
          <w:ins w:id="301" w:author="mingjia hu" w:date="2023-03-01T15:57:00Z"/>
          <w:rFonts w:ascii="Times New Roman" w:eastAsia="Times New Roman" w:hAnsi="Times New Roman" w:cs="Times New Roman"/>
          <w:color w:val="000000"/>
          <w:sz w:val="24"/>
          <w:szCs w:val="24"/>
        </w:rPr>
      </w:pPr>
    </w:p>
    <w:p w14:paraId="47DEC917"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del w:id="302" w:author="mingjia hu" w:date="2023-03-01T15:57:00Z">
        <w:r w:rsidRPr="008A375B" w:rsidDel="00B31155">
          <w:rPr>
            <w:rFonts w:ascii="Times New Roman" w:eastAsia="Times New Roman" w:hAnsi="Times New Roman" w:cs="Times New Roman"/>
            <w:color w:val="000000"/>
            <w:sz w:val="24"/>
            <w:szCs w:val="24"/>
          </w:rPr>
          <w:delText> </w:delText>
        </w:r>
      </w:del>
    </w:p>
    <w:p w14:paraId="48D55816" w14:textId="77777777" w:rsidR="00CE26C6"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where x</w:t>
      </w:r>
      <w:r w:rsidRPr="008A375B">
        <w:rPr>
          <w:rFonts w:ascii="Times New Roman" w:eastAsia="Times New Roman" w:hAnsi="Times New Roman" w:cs="Times New Roman"/>
          <w:color w:val="000000"/>
          <w:sz w:val="24"/>
          <w:szCs w:val="24"/>
          <w:vertAlign w:val="subscript"/>
        </w:rPr>
        <w:t>i</w:t>
      </w:r>
      <w:r w:rsidRPr="008A375B">
        <w:rPr>
          <w:rFonts w:ascii="Times New Roman" w:eastAsia="Times New Roman" w:hAnsi="Times New Roman" w:cs="Times New Roman"/>
          <w:color w:val="000000"/>
          <w:sz w:val="24"/>
          <w:szCs w:val="24"/>
        </w:rPr>
        <w:t> and y</w:t>
      </w:r>
      <w:r w:rsidRPr="008A375B">
        <w:rPr>
          <w:rFonts w:ascii="Times New Roman" w:eastAsia="Times New Roman" w:hAnsi="Times New Roman" w:cs="Times New Roman"/>
          <w:color w:val="000000"/>
          <w:sz w:val="24"/>
          <w:szCs w:val="24"/>
          <w:vertAlign w:val="subscript"/>
        </w:rPr>
        <w:t>i </w:t>
      </w:r>
      <w:r w:rsidRPr="008A375B">
        <w:rPr>
          <w:rFonts w:ascii="Times New Roman" w:eastAsia="Times New Roman" w:hAnsi="Times New Roman" w:cs="Times New Roman"/>
          <w:color w:val="000000"/>
          <w:sz w:val="24"/>
          <w:szCs w:val="24"/>
        </w:rPr>
        <w:t xml:space="preserve">denote the x and y coordinate of the </w:t>
      </w:r>
      <w:r w:rsidR="00CE26C6" w:rsidRPr="008A375B">
        <w:rPr>
          <w:rFonts w:ascii="Times New Roman" w:eastAsia="Times New Roman" w:hAnsi="Times New Roman" w:cs="Times New Roman"/>
          <w:color w:val="000000"/>
          <w:sz w:val="24"/>
          <w:szCs w:val="24"/>
        </w:rPr>
        <w:t>i</w:t>
      </w:r>
      <w:r w:rsidR="00CE26C6" w:rsidRPr="008A375B">
        <w:rPr>
          <w:rFonts w:ascii="Times New Roman" w:eastAsia="Times New Roman" w:hAnsi="Times New Roman" w:cs="Times New Roman"/>
          <w:color w:val="000000"/>
          <w:sz w:val="24"/>
          <w:szCs w:val="24"/>
          <w:vertAlign w:val="superscript"/>
        </w:rPr>
        <w:t>th</w:t>
      </w:r>
      <w:r w:rsidR="00CE26C6" w:rsidRPr="008A375B">
        <w:rPr>
          <w:rFonts w:ascii="Times New Roman" w:eastAsia="Times New Roman" w:hAnsi="Times New Roman" w:cs="Times New Roman"/>
          <w:color w:val="000000"/>
          <w:sz w:val="24"/>
          <w:szCs w:val="24"/>
        </w:rPr>
        <w:t xml:space="preserve"> out of the 9 dots</w:t>
      </w:r>
      <w:r w:rsidRPr="008A375B">
        <w:rPr>
          <w:rFonts w:ascii="Times New Roman" w:eastAsia="Times New Roman" w:hAnsi="Times New Roman" w:cs="Times New Roman"/>
          <w:color w:val="000000"/>
          <w:sz w:val="24"/>
          <w:szCs w:val="24"/>
        </w:rPr>
        <w:t>, respectively</w:t>
      </w:r>
    </w:p>
    <w:p w14:paraId="3BA130F0" w14:textId="26CAEA0C" w:rsidR="00CE26C6" w:rsidRPr="008A375B" w:rsidRDefault="00CE26C6"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The second dimension </w:t>
      </w:r>
      <w:r w:rsidR="00D4214F" w:rsidRPr="008A375B">
        <w:rPr>
          <w:rFonts w:ascii="Times New Roman" w:eastAsia="Times New Roman" w:hAnsi="Times New Roman" w:cs="Times New Roman"/>
          <w:color w:val="000000"/>
          <w:sz w:val="24"/>
          <w:szCs w:val="24"/>
        </w:rPr>
        <w:t>represents</w:t>
      </w:r>
      <w:r w:rsidRPr="008A375B">
        <w:rPr>
          <w:rFonts w:ascii="Times New Roman" w:eastAsia="Times New Roman" w:hAnsi="Times New Roman" w:cs="Times New Roman"/>
          <w:color w:val="000000"/>
          <w:sz w:val="24"/>
          <w:szCs w:val="24"/>
        </w:rPr>
        <w:t xml:space="preserve"> the extent to which the pattern seems split in half horizontally</w:t>
      </w:r>
      <w:r w:rsidR="00812768" w:rsidRPr="008A375B">
        <w:rPr>
          <w:rFonts w:ascii="Times New Roman" w:eastAsia="Times New Roman" w:hAnsi="Times New Roman" w:cs="Times New Roman"/>
          <w:color w:val="000000"/>
          <w:sz w:val="24"/>
          <w:szCs w:val="24"/>
        </w:rPr>
        <w:t xml:space="preserve"> (</w:t>
      </w:r>
      <w:r w:rsidR="00971FFF" w:rsidRPr="008A375B">
        <w:rPr>
          <w:rFonts w:ascii="Times New Roman" w:eastAsia="Times New Roman" w:hAnsi="Times New Roman" w:cs="Times New Roman"/>
          <w:color w:val="000000"/>
          <w:sz w:val="24"/>
          <w:szCs w:val="24"/>
        </w:rPr>
        <w:t xml:space="preserve">fig. </w:t>
      </w:r>
      <w:del w:id="303" w:author="mingjia hu" w:date="2023-03-01T11:57:00Z">
        <w:r w:rsidR="00971FFF" w:rsidRPr="008A375B" w:rsidDel="00D14F65">
          <w:rPr>
            <w:rFonts w:ascii="Times New Roman" w:eastAsia="Times New Roman" w:hAnsi="Times New Roman" w:cs="Times New Roman"/>
            <w:color w:val="000000"/>
            <w:sz w:val="24"/>
            <w:szCs w:val="24"/>
          </w:rPr>
          <w:delText>3</w:delText>
        </w:r>
      </w:del>
      <w:ins w:id="304" w:author="mingjia hu" w:date="2023-03-03T10:59:00Z">
        <w:r w:rsidR="00D04B8A">
          <w:rPr>
            <w:rFonts w:ascii="Times New Roman" w:eastAsia="Times New Roman" w:hAnsi="Times New Roman" w:cs="Times New Roman"/>
            <w:color w:val="000000"/>
            <w:sz w:val="24"/>
            <w:szCs w:val="24"/>
          </w:rPr>
          <w:t>6</w:t>
        </w:r>
      </w:ins>
      <w:r w:rsidR="00971FFF" w:rsidRPr="008A375B">
        <w:rPr>
          <w:rFonts w:ascii="Times New Roman" w:eastAsia="Times New Roman" w:hAnsi="Times New Roman" w:cs="Times New Roman"/>
          <w:color w:val="000000"/>
          <w:sz w:val="24"/>
          <w:szCs w:val="24"/>
        </w:rPr>
        <w:t xml:space="preserve">, </w:t>
      </w:r>
      <w:ins w:id="305" w:author="mingjia hu" w:date="2023-03-03T11:03:00Z">
        <w:r w:rsidR="00307085">
          <w:rPr>
            <w:rFonts w:ascii="Times New Roman" w:eastAsia="Times New Roman" w:hAnsi="Times New Roman" w:cs="Times New Roman"/>
            <w:color w:val="000000"/>
            <w:sz w:val="24"/>
            <w:szCs w:val="24"/>
          </w:rPr>
          <w:t>left</w:t>
        </w:r>
      </w:ins>
      <w:ins w:id="306" w:author="mingjia hu" w:date="2023-03-01T11:58:00Z">
        <w:r w:rsidR="00D14F65">
          <w:rPr>
            <w:rFonts w:ascii="Times New Roman" w:eastAsia="Times New Roman" w:hAnsi="Times New Roman" w:cs="Times New Roman"/>
            <w:color w:val="000000"/>
            <w:sz w:val="24"/>
            <w:szCs w:val="24"/>
          </w:rPr>
          <w:t xml:space="preserve"> panel, </w:t>
        </w:r>
      </w:ins>
      <w:r w:rsidR="00971FFF" w:rsidRPr="008A375B">
        <w:rPr>
          <w:rFonts w:ascii="Times New Roman" w:eastAsia="Times New Roman" w:hAnsi="Times New Roman" w:cs="Times New Roman"/>
          <w:color w:val="000000"/>
          <w:sz w:val="24"/>
          <w:szCs w:val="24"/>
        </w:rPr>
        <w:t>y axis</w:t>
      </w:r>
      <w:r w:rsidR="00812768" w:rsidRPr="008A375B">
        <w:rPr>
          <w:rFonts w:ascii="Times New Roman" w:eastAsia="Times New Roman" w:hAnsi="Times New Roman" w:cs="Times New Roman"/>
          <w:color w:val="000000"/>
          <w:sz w:val="24"/>
          <w:szCs w:val="24"/>
        </w:rPr>
        <w:t>)</w:t>
      </w:r>
      <w:r w:rsidRPr="008A375B">
        <w:rPr>
          <w:rFonts w:ascii="Times New Roman" w:eastAsia="Times New Roman" w:hAnsi="Times New Roman" w:cs="Times New Roman"/>
          <w:color w:val="000000"/>
          <w:sz w:val="24"/>
          <w:szCs w:val="24"/>
        </w:rPr>
        <w:t xml:space="preserve">. To measure it objectively, </w:t>
      </w:r>
      <w:r w:rsidR="00812768" w:rsidRPr="008A375B">
        <w:rPr>
          <w:rFonts w:ascii="Times New Roman" w:eastAsia="Times New Roman" w:hAnsi="Times New Roman" w:cs="Times New Roman"/>
          <w:color w:val="000000"/>
          <w:sz w:val="24"/>
          <w:szCs w:val="24"/>
        </w:rPr>
        <w:t xml:space="preserve">we first divided the pattern into </w:t>
      </w:r>
      <w:r w:rsidR="00812768" w:rsidRPr="008A375B">
        <w:rPr>
          <w:rFonts w:ascii="Times New Roman" w:eastAsia="Times New Roman" w:hAnsi="Times New Roman" w:cs="Times New Roman"/>
          <w:color w:val="000000"/>
          <w:sz w:val="24"/>
          <w:szCs w:val="24"/>
        </w:rPr>
        <w:lastRenderedPageBreak/>
        <w:t xml:space="preserve">two clusters by bisecting the range of the x-coordinates of all 9 dots and grouping the subset of dots in the same section into one cluster. Then, the degree of splitness is measured as the ratio of the average inter-point distance for dots within the same clusters and that for any pair of dots between the clusters. </w:t>
      </w:r>
      <w:r w:rsidR="00343405" w:rsidRPr="008A375B">
        <w:rPr>
          <w:rFonts w:ascii="Times New Roman" w:eastAsia="Times New Roman" w:hAnsi="Times New Roman" w:cs="Times New Roman"/>
          <w:color w:val="000000"/>
          <w:sz w:val="24"/>
          <w:szCs w:val="24"/>
        </w:rPr>
        <w:t>Formally,</w:t>
      </w:r>
    </w:p>
    <w:p w14:paraId="31DF4513"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5D69B43B" w14:textId="1AB2EDAF"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dist_between=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pair(i.j)</m:t>
            </m:r>
          </m:den>
        </m:f>
        <m:nary>
          <m:naryPr>
            <m:chr m:val="∑"/>
            <m:limLoc m:val="undOvr"/>
            <m:supHide m:val="1"/>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m:t>
            </m:r>
          </m:sub>
          <m:sup/>
          <m:e>
            <m:nary>
              <m:naryPr>
                <m:chr m:val="∑"/>
                <m:limLoc m:val="undOvr"/>
                <m:supHide m:val="1"/>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j:j&gt;i</m:t>
                </m:r>
              </m:sub>
              <m:sup/>
              <m:e>
                <m:r>
                  <w:rPr>
                    <w:rFonts w:ascii="Cambria Math" w:eastAsia="Times New Roman" w:hAnsi="Cambria Math" w:cs="Times New Roman"/>
                    <w:color w:val="000000"/>
                    <w:sz w:val="24"/>
                    <w:szCs w:val="24"/>
                  </w:rPr>
                  <m:t>|x</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l</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r</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 xml:space="preserve">| </m:t>
                </m:r>
              </m:e>
            </m:nary>
          </m:e>
        </m:nary>
      </m:oMath>
      <w:r w:rsidR="008A375B">
        <w:rPr>
          <w:rFonts w:ascii="Times New Roman" w:eastAsia="Times New Roman" w:hAnsi="Times New Roman" w:cs="Times New Roman"/>
          <w:color w:val="000000"/>
          <w:sz w:val="24"/>
          <w:szCs w:val="24"/>
        </w:rPr>
        <w:t xml:space="preserve">        </w:t>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t xml:space="preserve">                 (</w:t>
      </w:r>
      <w:del w:id="307" w:author="mingjia hu" w:date="2023-03-01T11:59:00Z">
        <w:r w:rsidR="008A375B" w:rsidDel="00D14F65">
          <w:rPr>
            <w:rFonts w:ascii="Times New Roman" w:eastAsia="Times New Roman" w:hAnsi="Times New Roman" w:cs="Times New Roman"/>
            <w:color w:val="000000"/>
            <w:sz w:val="24"/>
            <w:szCs w:val="24"/>
          </w:rPr>
          <w:delText>6a</w:delText>
        </w:r>
      </w:del>
      <w:ins w:id="308" w:author="mingjia hu" w:date="2023-03-01T11:59:00Z">
        <w:r w:rsidR="00D14F65">
          <w:rPr>
            <w:rFonts w:ascii="Times New Roman" w:eastAsia="Times New Roman" w:hAnsi="Times New Roman" w:cs="Times New Roman"/>
            <w:color w:val="000000"/>
            <w:sz w:val="24"/>
            <w:szCs w:val="24"/>
          </w:rPr>
          <w:t>7a</w:t>
        </w:r>
      </w:ins>
      <w:r w:rsidR="008A375B">
        <w:rPr>
          <w:rFonts w:ascii="Times New Roman" w:eastAsia="Times New Roman" w:hAnsi="Times New Roman" w:cs="Times New Roman"/>
          <w:color w:val="000000"/>
          <w:sz w:val="24"/>
          <w:szCs w:val="24"/>
        </w:rPr>
        <w:t>)</w:t>
      </w:r>
    </w:p>
    <w:p w14:paraId="3B341C77" w14:textId="186108A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rPr>
          <m:t xml:space="preserve">dist_within= </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m:t>
            </m:r>
          </m:num>
          <m:den>
            <m:r>
              <w:rPr>
                <w:rFonts w:ascii="Cambria Math" w:eastAsia="Times New Roman" w:hAnsi="Cambria Math" w:cs="Times New Roman"/>
                <w:color w:val="000000"/>
              </w:rPr>
              <m:t>pair</m:t>
            </m:r>
            <m:d>
              <m:dPr>
                <m:ctrlPr>
                  <w:rPr>
                    <w:rFonts w:ascii="Cambria Math" w:eastAsia="Times New Roman" w:hAnsi="Cambria Math" w:cs="Times New Roman"/>
                    <w:i/>
                    <w:color w:val="000000"/>
                  </w:rPr>
                </m:ctrlPr>
              </m:dPr>
              <m:e>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e>
            </m:d>
            <m:r>
              <w:rPr>
                <w:rFonts w:ascii="Cambria Math" w:eastAsia="Times New Roman" w:hAnsi="Cambria Math" w:cs="Times New Roman"/>
                <w:color w:val="000000"/>
              </w:rPr>
              <m:t>+pair</m:t>
            </m:r>
            <m:d>
              <m:dPr>
                <m:ctrlPr>
                  <w:rPr>
                    <w:rFonts w:ascii="Cambria Math" w:eastAsia="Times New Roman" w:hAnsi="Cambria Math" w:cs="Times New Roman"/>
                    <w:i/>
                    <w:color w:val="000000"/>
                  </w:rPr>
                </m:ctrlPr>
              </m:dPr>
              <m:e>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e>
            </m:d>
          </m:den>
        </m:f>
        <m:d>
          <m:dPr>
            <m:begChr m:val="["/>
            <m:endChr m:val="]"/>
            <m:ctrlPr>
              <w:rPr>
                <w:rFonts w:ascii="Cambria Math" w:eastAsia="Times New Roman" w:hAnsi="Cambria Math" w:cs="Times New Roman"/>
                <w:i/>
                <w:color w:val="000000"/>
              </w:rPr>
            </m:ctrlPr>
          </m:dPr>
          <m:e>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sub>
              <m:sup/>
              <m:e>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r>
                      <w:rPr>
                        <w:rFonts w:ascii="Cambria Math" w:eastAsia="Times New Roman" w:hAnsi="Cambria Math" w:cs="Times New Roman"/>
                        <w:color w:val="000000"/>
                      </w:rPr>
                      <m:t>&gt;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sub>
                  <m:sup/>
                  <m:e>
                    <m:d>
                      <m:dPr>
                        <m:begChr m:val="|"/>
                        <m:endChr m:val="|"/>
                        <m:ctrlPr>
                          <w:rPr>
                            <w:rFonts w:ascii="Cambria Math" w:eastAsia="Times New Roman" w:hAnsi="Cambria Math" w:cs="Times New Roman"/>
                            <w:i/>
                            <w:color w:val="000000"/>
                          </w:rPr>
                        </m:ctrlPr>
                      </m:dPr>
                      <m:e>
                        <m:r>
                          <w:rPr>
                            <w:rFonts w:ascii="Cambria Math" w:eastAsia="Times New Roman" w:hAnsi="Cambria Math" w:cs="Times New Roman"/>
                            <w:color w:val="000000"/>
                          </w:rPr>
                          <m:t>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l</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sub>
                        </m:sSub>
                        <m:r>
                          <w:rPr>
                            <w:rFonts w:ascii="Cambria Math" w:eastAsia="Times New Roman" w:hAnsi="Cambria Math" w:cs="Times New Roman"/>
                            <w:color w:val="000000"/>
                          </w:rPr>
                          <m:t>- 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l</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sub>
                        </m:sSub>
                      </m:e>
                    </m:d>
                    <m:r>
                      <w:rPr>
                        <w:rFonts w:ascii="Cambria Math" w:eastAsia="Times New Roman" w:hAnsi="Cambria Math" w:cs="Times New Roman"/>
                        <w:color w:val="000000"/>
                      </w:rPr>
                      <m:t xml:space="preserve">  </m:t>
                    </m:r>
                  </m:e>
                </m:nary>
              </m:e>
            </m:nary>
            <m:r>
              <w:rPr>
                <w:rFonts w:ascii="Cambria Math" w:eastAsia="Times New Roman" w:hAnsi="Cambria Math" w:cs="Times New Roman"/>
                <w:color w:val="000000"/>
              </w:rPr>
              <m:t xml:space="preserve">+ </m:t>
            </m:r>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sub>
              <m:sup/>
              <m:e>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r>
                      <w:rPr>
                        <w:rFonts w:ascii="Cambria Math" w:eastAsia="Times New Roman" w:hAnsi="Cambria Math" w:cs="Times New Roman"/>
                        <w:color w:val="000000"/>
                      </w:rPr>
                      <m:t>&gt;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sub>
                  <m:sup/>
                  <m:e>
                    <m:d>
                      <m:dPr>
                        <m:begChr m:val="|"/>
                        <m:endChr m:val="|"/>
                        <m:ctrlPr>
                          <w:rPr>
                            <w:rFonts w:ascii="Cambria Math" w:eastAsia="Times New Roman" w:hAnsi="Cambria Math" w:cs="Times New Roman"/>
                            <w:i/>
                            <w:color w:val="000000"/>
                          </w:rPr>
                        </m:ctrlPr>
                      </m:dPr>
                      <m:e>
                        <m:r>
                          <w:rPr>
                            <w:rFonts w:ascii="Cambria Math" w:eastAsia="Times New Roman" w:hAnsi="Cambria Math" w:cs="Times New Roman"/>
                            <w:color w:val="000000"/>
                          </w:rPr>
                          <m:t>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r</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sub>
                        </m:sSub>
                        <m:r>
                          <w:rPr>
                            <w:rFonts w:ascii="Cambria Math" w:eastAsia="Times New Roman" w:hAnsi="Cambria Math" w:cs="Times New Roman"/>
                            <w:color w:val="000000"/>
                          </w:rPr>
                          <m:t>- 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r</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sub>
                        </m:sSub>
                      </m:e>
                    </m:d>
                    <m:r>
                      <w:rPr>
                        <w:rFonts w:ascii="Cambria Math" w:eastAsia="Times New Roman" w:hAnsi="Cambria Math" w:cs="Times New Roman"/>
                        <w:color w:val="000000"/>
                      </w:rPr>
                      <m:t xml:space="preserve">  </m:t>
                    </m:r>
                  </m:e>
                </m:nary>
              </m:e>
            </m:nary>
          </m:e>
        </m:d>
      </m:oMath>
      <w:r w:rsidR="008A375B">
        <w:rPr>
          <w:rFonts w:ascii="Times New Roman" w:eastAsia="Times New Roman" w:hAnsi="Times New Roman" w:cs="Times New Roman"/>
          <w:color w:val="000000"/>
          <w:sz w:val="24"/>
          <w:szCs w:val="24"/>
        </w:rPr>
        <w:t xml:space="preserve">          (</w:t>
      </w:r>
      <w:del w:id="309" w:author="mingjia hu" w:date="2023-03-01T12:00:00Z">
        <w:r w:rsidR="008A375B" w:rsidDel="00D14F65">
          <w:rPr>
            <w:rFonts w:ascii="Times New Roman" w:eastAsia="Times New Roman" w:hAnsi="Times New Roman" w:cs="Times New Roman"/>
            <w:color w:val="000000"/>
            <w:sz w:val="24"/>
            <w:szCs w:val="24"/>
          </w:rPr>
          <w:delText>6b</w:delText>
        </w:r>
      </w:del>
      <w:ins w:id="310" w:author="mingjia hu" w:date="2023-03-01T12:00:00Z">
        <w:r w:rsidR="00D14F65">
          <w:rPr>
            <w:rFonts w:ascii="Times New Roman" w:eastAsia="Times New Roman" w:hAnsi="Times New Roman" w:cs="Times New Roman"/>
            <w:color w:val="000000"/>
            <w:sz w:val="24"/>
            <w:szCs w:val="24"/>
          </w:rPr>
          <w:t>7b</w:t>
        </w:r>
      </w:ins>
      <w:r w:rsidR="008A375B">
        <w:rPr>
          <w:rFonts w:ascii="Times New Roman" w:eastAsia="Times New Roman" w:hAnsi="Times New Roman" w:cs="Times New Roman"/>
          <w:color w:val="000000"/>
          <w:sz w:val="24"/>
          <w:szCs w:val="24"/>
        </w:rPr>
        <w:t>)</w:t>
      </w:r>
    </w:p>
    <w:p w14:paraId="5934E3AF" w14:textId="1918C9F9" w:rsidR="00032C12" w:rsidRPr="008A375B" w:rsidRDefault="007D5C3D"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m2=dist_between/dist_within</m:t>
        </m:r>
      </m:oMath>
      <w:r w:rsidR="008A375B">
        <w:rPr>
          <w:rFonts w:ascii="Times New Roman" w:eastAsia="Times New Roman" w:hAnsi="Times New Roman" w:cs="Times New Roman"/>
          <w:color w:val="000000"/>
          <w:sz w:val="24"/>
          <w:szCs w:val="24"/>
        </w:rPr>
        <w:t xml:space="preserve">                                                                                            (</w:t>
      </w:r>
      <w:del w:id="311" w:author="mingjia hu" w:date="2023-03-01T12:00:00Z">
        <w:r w:rsidR="008A375B" w:rsidDel="00D14F65">
          <w:rPr>
            <w:rFonts w:ascii="Times New Roman" w:eastAsia="Times New Roman" w:hAnsi="Times New Roman" w:cs="Times New Roman"/>
            <w:color w:val="000000"/>
            <w:sz w:val="24"/>
            <w:szCs w:val="24"/>
          </w:rPr>
          <w:delText>6c</w:delText>
        </w:r>
      </w:del>
      <w:ins w:id="312" w:author="mingjia hu" w:date="2023-03-01T12:00:00Z">
        <w:r w:rsidR="00D14F65">
          <w:rPr>
            <w:rFonts w:ascii="Times New Roman" w:eastAsia="Times New Roman" w:hAnsi="Times New Roman" w:cs="Times New Roman"/>
            <w:color w:val="000000"/>
            <w:sz w:val="24"/>
            <w:szCs w:val="24"/>
          </w:rPr>
          <w:t>7c</w:t>
        </w:r>
      </w:ins>
      <w:r w:rsidR="008A375B">
        <w:rPr>
          <w:rFonts w:ascii="Times New Roman" w:eastAsia="Times New Roman" w:hAnsi="Times New Roman" w:cs="Times New Roman"/>
          <w:color w:val="000000"/>
          <w:sz w:val="24"/>
          <w:szCs w:val="24"/>
        </w:rPr>
        <w:t>)</w:t>
      </w:r>
    </w:p>
    <w:p w14:paraId="5D0FA456" w14:textId="77777777" w:rsidR="00032C12" w:rsidRPr="008A375B" w:rsidRDefault="008A375B"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C20696F"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42799A45" w14:textId="77777777" w:rsidR="00D4214F"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where xl</w:t>
      </w:r>
      <w:r w:rsidRPr="008A375B">
        <w:rPr>
          <w:rFonts w:ascii="Times New Roman" w:eastAsia="Times New Roman" w:hAnsi="Times New Roman" w:cs="Times New Roman"/>
          <w:color w:val="000000"/>
          <w:sz w:val="24"/>
          <w:szCs w:val="24"/>
          <w:vertAlign w:val="subscript"/>
        </w:rPr>
        <w:t>i</w:t>
      </w:r>
      <w:r w:rsidRPr="008A375B">
        <w:rPr>
          <w:rFonts w:ascii="Times New Roman" w:eastAsia="Times New Roman" w:hAnsi="Times New Roman" w:cs="Times New Roman"/>
          <w:color w:val="000000"/>
          <w:sz w:val="24"/>
          <w:szCs w:val="24"/>
        </w:rPr>
        <w:t> denotes the i</w:t>
      </w:r>
      <w:r w:rsidRPr="008A375B">
        <w:rPr>
          <w:rFonts w:ascii="Times New Roman" w:eastAsia="Times New Roman" w:hAnsi="Times New Roman" w:cs="Times New Roman"/>
          <w:color w:val="000000"/>
          <w:sz w:val="24"/>
          <w:szCs w:val="24"/>
          <w:vertAlign w:val="superscript"/>
        </w:rPr>
        <w:t>th</w:t>
      </w:r>
      <w:r w:rsidRPr="008A375B">
        <w:rPr>
          <w:rFonts w:ascii="Times New Roman" w:eastAsia="Times New Roman" w:hAnsi="Times New Roman" w:cs="Times New Roman"/>
          <w:color w:val="000000"/>
          <w:sz w:val="24"/>
          <w:szCs w:val="24"/>
        </w:rPr>
        <w:t> dot in the left cluster and xr</w:t>
      </w:r>
      <w:r w:rsidRPr="008A375B">
        <w:rPr>
          <w:rFonts w:ascii="Times New Roman" w:eastAsia="Times New Roman" w:hAnsi="Times New Roman" w:cs="Times New Roman"/>
          <w:color w:val="000000"/>
          <w:sz w:val="24"/>
          <w:szCs w:val="24"/>
          <w:vertAlign w:val="subscript"/>
        </w:rPr>
        <w:t>j</w:t>
      </w:r>
      <w:r w:rsidRPr="008A375B">
        <w:rPr>
          <w:rFonts w:ascii="Times New Roman" w:eastAsia="Times New Roman" w:hAnsi="Times New Roman" w:cs="Times New Roman"/>
          <w:color w:val="000000"/>
          <w:sz w:val="24"/>
          <w:szCs w:val="24"/>
        </w:rPr>
        <w:t> denotes the j</w:t>
      </w:r>
      <w:r w:rsidRPr="008A375B">
        <w:rPr>
          <w:rFonts w:ascii="Times New Roman" w:eastAsia="Times New Roman" w:hAnsi="Times New Roman" w:cs="Times New Roman"/>
          <w:color w:val="000000"/>
          <w:sz w:val="24"/>
          <w:szCs w:val="24"/>
          <w:vertAlign w:val="superscript"/>
        </w:rPr>
        <w:t>th</w:t>
      </w:r>
      <w:r w:rsidRPr="008A375B">
        <w:rPr>
          <w:rFonts w:ascii="Times New Roman" w:eastAsia="Times New Roman" w:hAnsi="Times New Roman" w:cs="Times New Roman"/>
          <w:color w:val="000000"/>
          <w:sz w:val="24"/>
          <w:szCs w:val="24"/>
        </w:rPr>
        <w:t> dot in the right c</w:t>
      </w:r>
      <w:r w:rsidR="00812768" w:rsidRPr="008A375B">
        <w:rPr>
          <w:rFonts w:ascii="Times New Roman" w:eastAsia="Times New Roman" w:hAnsi="Times New Roman" w:cs="Times New Roman"/>
          <w:color w:val="000000"/>
          <w:sz w:val="24"/>
          <w:szCs w:val="24"/>
        </w:rPr>
        <w:t>luster</w:t>
      </w:r>
      <w:r w:rsidR="00D4214F" w:rsidRPr="008A375B">
        <w:rPr>
          <w:rFonts w:ascii="Times New Roman" w:eastAsia="Times New Roman" w:hAnsi="Times New Roman" w:cs="Times New Roman"/>
          <w:color w:val="000000"/>
          <w:sz w:val="24"/>
          <w:szCs w:val="24"/>
        </w:rPr>
        <w:t>. pair(i,j), pair(i</w:t>
      </w:r>
      <w:r w:rsidR="00D4214F" w:rsidRPr="008A375B">
        <w:rPr>
          <w:rFonts w:ascii="Times New Roman" w:eastAsia="Times New Roman" w:hAnsi="Times New Roman" w:cs="Times New Roman"/>
          <w:color w:val="000000"/>
          <w:sz w:val="24"/>
          <w:szCs w:val="24"/>
          <w:vertAlign w:val="subscript"/>
        </w:rPr>
        <w:t>1</w:t>
      </w:r>
      <w:r w:rsidR="00D4214F" w:rsidRPr="008A375B">
        <w:rPr>
          <w:rFonts w:ascii="Times New Roman" w:eastAsia="Times New Roman" w:hAnsi="Times New Roman" w:cs="Times New Roman"/>
          <w:color w:val="000000"/>
          <w:sz w:val="24"/>
          <w:szCs w:val="24"/>
        </w:rPr>
        <w:t>,i</w:t>
      </w:r>
      <w:r w:rsidR="00D4214F" w:rsidRPr="008A375B">
        <w:rPr>
          <w:rFonts w:ascii="Times New Roman" w:eastAsia="Times New Roman" w:hAnsi="Times New Roman" w:cs="Times New Roman"/>
          <w:color w:val="000000"/>
          <w:sz w:val="24"/>
          <w:szCs w:val="24"/>
          <w:vertAlign w:val="subscript"/>
        </w:rPr>
        <w:t>2</w:t>
      </w:r>
      <w:r w:rsidR="00D4214F" w:rsidRPr="008A375B">
        <w:rPr>
          <w:rFonts w:ascii="Times New Roman" w:eastAsia="Times New Roman" w:hAnsi="Times New Roman" w:cs="Times New Roman"/>
          <w:color w:val="000000"/>
          <w:sz w:val="24"/>
          <w:szCs w:val="24"/>
        </w:rPr>
        <w:t>), pair(j</w:t>
      </w:r>
      <w:r w:rsidR="00D4214F" w:rsidRPr="008A375B">
        <w:rPr>
          <w:rFonts w:ascii="Times New Roman" w:eastAsia="Times New Roman" w:hAnsi="Times New Roman" w:cs="Times New Roman"/>
          <w:color w:val="000000"/>
          <w:sz w:val="24"/>
          <w:szCs w:val="24"/>
          <w:vertAlign w:val="subscript"/>
        </w:rPr>
        <w:t>1</w:t>
      </w:r>
      <w:r w:rsidR="00D4214F" w:rsidRPr="008A375B">
        <w:rPr>
          <w:rFonts w:ascii="Times New Roman" w:eastAsia="Times New Roman" w:hAnsi="Times New Roman" w:cs="Times New Roman"/>
          <w:color w:val="000000"/>
          <w:sz w:val="24"/>
          <w:szCs w:val="24"/>
        </w:rPr>
        <w:t>,j</w:t>
      </w:r>
      <w:r w:rsidR="00D4214F" w:rsidRPr="008A375B">
        <w:rPr>
          <w:rFonts w:ascii="Times New Roman" w:eastAsia="Times New Roman" w:hAnsi="Times New Roman" w:cs="Times New Roman"/>
          <w:color w:val="000000"/>
          <w:sz w:val="24"/>
          <w:szCs w:val="24"/>
          <w:vertAlign w:val="subscript"/>
        </w:rPr>
        <w:t>2</w:t>
      </w:r>
      <w:r w:rsidR="00D4214F" w:rsidRPr="008A375B">
        <w:rPr>
          <w:rFonts w:ascii="Times New Roman" w:eastAsia="Times New Roman" w:hAnsi="Times New Roman" w:cs="Times New Roman"/>
          <w:color w:val="000000"/>
          <w:sz w:val="24"/>
          <w:szCs w:val="24"/>
        </w:rPr>
        <w:t xml:space="preserve">) </w:t>
      </w:r>
      <w:r w:rsidRPr="008A375B">
        <w:rPr>
          <w:rFonts w:ascii="Times New Roman" w:eastAsia="Times New Roman" w:hAnsi="Times New Roman" w:cs="Times New Roman"/>
          <w:color w:val="000000"/>
          <w:sz w:val="24"/>
          <w:szCs w:val="24"/>
        </w:rPr>
        <w:t>represents the number of all possible pairs of dots between the two clusters, and</w:t>
      </w:r>
      <w:r w:rsidR="00D4214F" w:rsidRPr="008A375B">
        <w:rPr>
          <w:rFonts w:ascii="Times New Roman" w:eastAsia="Times New Roman" w:hAnsi="Times New Roman" w:cs="Times New Roman"/>
          <w:color w:val="000000"/>
          <w:sz w:val="24"/>
          <w:szCs w:val="24"/>
        </w:rPr>
        <w:t xml:space="preserve"> within the left and right clusters, respectively.</w:t>
      </w:r>
    </w:p>
    <w:p w14:paraId="4E2025D4" w14:textId="3B517CDB" w:rsidR="00D4214F" w:rsidRPr="008A375B" w:rsidRDefault="00D4214F"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The third dimension measures the extent to which there are two distinctive dots lying in the center of a pattern (</w:t>
      </w:r>
      <w:r w:rsidR="00971FFF" w:rsidRPr="008A375B">
        <w:rPr>
          <w:rFonts w:ascii="Times New Roman" w:eastAsia="Times New Roman" w:hAnsi="Times New Roman" w:cs="Times New Roman"/>
          <w:color w:val="000000"/>
          <w:sz w:val="24"/>
          <w:szCs w:val="24"/>
        </w:rPr>
        <w:t xml:space="preserve">fig. </w:t>
      </w:r>
      <w:del w:id="313" w:author="mingjia hu" w:date="2023-03-01T11:57:00Z">
        <w:r w:rsidR="00971FFF" w:rsidRPr="008A375B" w:rsidDel="00D14F65">
          <w:rPr>
            <w:rFonts w:ascii="Times New Roman" w:eastAsia="Times New Roman" w:hAnsi="Times New Roman" w:cs="Times New Roman"/>
            <w:color w:val="000000"/>
            <w:sz w:val="24"/>
            <w:szCs w:val="24"/>
          </w:rPr>
          <w:delText>4</w:delText>
        </w:r>
      </w:del>
      <w:ins w:id="314" w:author="mingjia hu" w:date="2023-03-03T10:59:00Z">
        <w:r w:rsidR="00D04B8A">
          <w:rPr>
            <w:rFonts w:ascii="Times New Roman" w:eastAsia="Times New Roman" w:hAnsi="Times New Roman" w:cs="Times New Roman"/>
            <w:color w:val="000000"/>
            <w:sz w:val="24"/>
            <w:szCs w:val="24"/>
          </w:rPr>
          <w:t>6</w:t>
        </w:r>
      </w:ins>
      <w:r w:rsidR="00971FFF" w:rsidRPr="008A375B">
        <w:rPr>
          <w:rFonts w:ascii="Times New Roman" w:eastAsia="Times New Roman" w:hAnsi="Times New Roman" w:cs="Times New Roman"/>
          <w:color w:val="000000"/>
          <w:sz w:val="24"/>
          <w:szCs w:val="24"/>
        </w:rPr>
        <w:t xml:space="preserve">, </w:t>
      </w:r>
      <w:ins w:id="315" w:author="mingjia hu" w:date="2023-03-03T11:03:00Z">
        <w:r w:rsidR="00307085">
          <w:rPr>
            <w:rFonts w:ascii="Times New Roman" w:eastAsia="Times New Roman" w:hAnsi="Times New Roman" w:cs="Times New Roman"/>
            <w:color w:val="000000"/>
            <w:sz w:val="24"/>
            <w:szCs w:val="24"/>
          </w:rPr>
          <w:t>right</w:t>
        </w:r>
      </w:ins>
      <w:ins w:id="316" w:author="mingjia hu" w:date="2023-03-01T11:58:00Z">
        <w:r w:rsidR="00D14F65">
          <w:rPr>
            <w:rFonts w:ascii="Times New Roman" w:eastAsia="Times New Roman" w:hAnsi="Times New Roman" w:cs="Times New Roman"/>
            <w:color w:val="000000"/>
            <w:sz w:val="24"/>
            <w:szCs w:val="24"/>
          </w:rPr>
          <w:t xml:space="preserve"> panel, </w:t>
        </w:r>
      </w:ins>
      <w:r w:rsidR="00971FFF" w:rsidRPr="008A375B">
        <w:rPr>
          <w:rFonts w:ascii="Times New Roman" w:eastAsia="Times New Roman" w:hAnsi="Times New Roman" w:cs="Times New Roman"/>
          <w:color w:val="000000"/>
          <w:sz w:val="24"/>
          <w:szCs w:val="24"/>
        </w:rPr>
        <w:t>y axis</w:t>
      </w:r>
      <w:r w:rsidRPr="008A375B">
        <w:rPr>
          <w:rFonts w:ascii="Times New Roman" w:eastAsia="Times New Roman" w:hAnsi="Times New Roman" w:cs="Times New Roman"/>
          <w:color w:val="000000"/>
          <w:sz w:val="24"/>
          <w:szCs w:val="24"/>
        </w:rPr>
        <w:t xml:space="preserve">). </w:t>
      </w:r>
      <w:r w:rsidR="002C1274" w:rsidRPr="008A375B">
        <w:rPr>
          <w:rFonts w:ascii="Times New Roman" w:eastAsia="Times New Roman" w:hAnsi="Times New Roman" w:cs="Times New Roman"/>
          <w:color w:val="000000"/>
          <w:sz w:val="24"/>
          <w:szCs w:val="24"/>
        </w:rPr>
        <w:t xml:space="preserve">The centrality of individual dots are measured as the dot distances to the centroid, the ideal central location found by averaging over the coordinates of all nine dots. With the notion of centrality quantified, the dimension value is then defined as the ratio of the average distance of all nine dots to the centroid and that of the closest two dots to the centroid. </w:t>
      </w:r>
      <w:r w:rsidR="00343405" w:rsidRPr="008A375B">
        <w:rPr>
          <w:rFonts w:ascii="Times New Roman" w:eastAsia="Times New Roman" w:hAnsi="Times New Roman" w:cs="Times New Roman"/>
          <w:color w:val="000000"/>
          <w:sz w:val="24"/>
          <w:szCs w:val="24"/>
        </w:rPr>
        <w:t>Formally,</w:t>
      </w:r>
    </w:p>
    <w:p w14:paraId="42580AE9"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46A75EC4" w14:textId="50508227" w:rsidR="007D5C3D" w:rsidRPr="008A375B" w:rsidRDefault="007D5C3D"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m3= </m:t>
        </m:r>
        <m:f>
          <m:fPr>
            <m:ctrlPr>
              <w:rPr>
                <w:rFonts w:ascii="Cambria Math" w:eastAsia="Times New Roman" w:hAnsi="Cambria Math" w:cs="Times New Roman"/>
                <w:i/>
                <w:color w:val="000000"/>
                <w:sz w:val="24"/>
                <w:szCs w:val="24"/>
              </w:rPr>
            </m:ctrlPr>
          </m:fPr>
          <m:num>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9</m:t>
                </m:r>
              </m:den>
            </m:f>
            <m:nary>
              <m:naryPr>
                <m:chr m:val="∑"/>
                <m:limLoc m:val="subSup"/>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9</m:t>
                </m:r>
              </m:sup>
              <m:e>
                <m:rad>
                  <m:radPr>
                    <m:degHide m:val="1"/>
                    <m:ctrlPr>
                      <w:rPr>
                        <w:rFonts w:ascii="Cambria Math" w:eastAsia="Times New Roman" w:hAnsi="Cambria Math" w:cs="Times New Roman"/>
                        <w:i/>
                        <w:color w:val="000000"/>
                        <w:sz w:val="24"/>
                        <w:szCs w:val="24"/>
                      </w:rPr>
                    </m:ctrlPr>
                  </m:radPr>
                  <m:deg/>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x</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xml:space="preserve">+ </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y</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e>
                </m:rad>
              </m:e>
            </m:nary>
          </m:num>
          <m:den>
            <m:func>
              <m:funcPr>
                <m:ctrlPr>
                  <w:rPr>
                    <w:rFonts w:ascii="Cambria Math" w:eastAsia="Times New Roman" w:hAnsi="Cambria Math" w:cs="Times New Roman"/>
                    <w:i/>
                    <w:color w:val="000000"/>
                    <w:sz w:val="24"/>
                    <w:szCs w:val="24"/>
                  </w:rPr>
                </m:ctrlPr>
              </m:funcPr>
              <m:fName>
                <m:limLow>
                  <m:limLowPr>
                    <m:ctrlPr>
                      <w:rPr>
                        <w:rFonts w:ascii="Cambria Math" w:eastAsia="Times New Roman" w:hAnsi="Cambria Math" w:cs="Times New Roman"/>
                        <w:i/>
                        <w:color w:val="000000"/>
                        <w:sz w:val="24"/>
                        <w:szCs w:val="24"/>
                      </w:rPr>
                    </m:ctrlPr>
                  </m:limLowPr>
                  <m:e>
                    <m:r>
                      <m:rPr>
                        <m:sty m:val="p"/>
                      </m:rPr>
                      <w:rPr>
                        <w:rFonts w:ascii="Cambria Math" w:eastAsia="Times New Roman" w:hAnsi="Cambria Math" w:cs="Times New Roman"/>
                        <w:color w:val="000000"/>
                        <w:sz w:val="24"/>
                        <w:szCs w:val="24"/>
                      </w:rPr>
                      <m:t>argmin</m:t>
                    </m:r>
                  </m:e>
                  <m:lim>
                    <m:r>
                      <w:rPr>
                        <w:rFonts w:ascii="Cambria Math" w:eastAsia="Times New Roman" w:hAnsi="Cambria Math" w:cs="Times New Roman"/>
                        <w:color w:val="000000"/>
                        <w:sz w:val="24"/>
                        <w:szCs w:val="24"/>
                      </w:rPr>
                      <m:t>i</m:t>
                    </m:r>
                  </m:lim>
                </m:limLow>
              </m:fName>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m:t>
                    </m:r>
                  </m:den>
                </m:f>
              </m:e>
            </m:func>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m:t>
                </m:r>
              </m:sup>
              <m:e>
                <m:rad>
                  <m:radPr>
                    <m:degHide m:val="1"/>
                    <m:ctrlPr>
                      <w:rPr>
                        <w:rFonts w:ascii="Cambria Math" w:eastAsia="Times New Roman" w:hAnsi="Cambria Math" w:cs="Times New Roman"/>
                        <w:i/>
                        <w:color w:val="000000"/>
                        <w:sz w:val="24"/>
                        <w:szCs w:val="24"/>
                      </w:rPr>
                    </m:ctrlPr>
                  </m:radPr>
                  <m:deg/>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x</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xml:space="preserve">+ </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y</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e>
                </m:rad>
              </m:e>
            </m:nary>
          </m:den>
        </m:f>
      </m:oMath>
      <w:r w:rsidR="008A375B">
        <w:rPr>
          <w:rFonts w:ascii="Times New Roman" w:eastAsia="Times New Roman" w:hAnsi="Times New Roman" w:cs="Times New Roman"/>
          <w:color w:val="000000"/>
          <w:sz w:val="24"/>
          <w:szCs w:val="24"/>
        </w:rPr>
        <w:t xml:space="preserve">                                                                                       (</w:t>
      </w:r>
      <w:del w:id="317" w:author="mingjia hu" w:date="2023-03-01T12:00:00Z">
        <w:r w:rsidR="008A375B" w:rsidDel="00D14F65">
          <w:rPr>
            <w:rFonts w:ascii="Times New Roman" w:eastAsia="Times New Roman" w:hAnsi="Times New Roman" w:cs="Times New Roman"/>
            <w:color w:val="000000"/>
            <w:sz w:val="24"/>
            <w:szCs w:val="24"/>
          </w:rPr>
          <w:delText>7)</w:delText>
        </w:r>
      </w:del>
      <w:ins w:id="318" w:author="mingjia hu" w:date="2023-03-01T12:00:00Z">
        <w:r w:rsidR="00D14F65">
          <w:rPr>
            <w:rFonts w:ascii="Times New Roman" w:eastAsia="Times New Roman" w:hAnsi="Times New Roman" w:cs="Times New Roman"/>
            <w:color w:val="000000"/>
            <w:sz w:val="24"/>
            <w:szCs w:val="24"/>
          </w:rPr>
          <w:t>8)</w:t>
        </w:r>
      </w:ins>
    </w:p>
    <w:p w14:paraId="1DEB620B"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6A1CF57E" w14:textId="77777777" w:rsidR="00971FFF" w:rsidRPr="008A375B" w:rsidRDefault="00343405"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lastRenderedPageBreak/>
        <w:t>w</w:t>
      </w:r>
      <w:r w:rsidR="002C1274" w:rsidRPr="008A375B">
        <w:rPr>
          <w:rFonts w:ascii="Times New Roman" w:eastAsia="Times New Roman" w:hAnsi="Times New Roman" w:cs="Times New Roman"/>
          <w:color w:val="000000"/>
          <w:sz w:val="24"/>
          <w:szCs w:val="24"/>
        </w:rPr>
        <w:t xml:space="preserve">here </w:t>
      </w:r>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x</m:t>
            </m:r>
          </m:e>
        </m:acc>
      </m:oMath>
      <w:r w:rsidR="002C1274" w:rsidRPr="008A375B">
        <w:rPr>
          <w:rFonts w:ascii="Times New Roman" w:eastAsia="Times New Roman" w:hAnsi="Times New Roman" w:cs="Times New Roman"/>
          <w:color w:val="000000"/>
          <w:sz w:val="24"/>
          <w:szCs w:val="24"/>
        </w:rPr>
        <w:t xml:space="preserve"> denotes the mean of </w:t>
      </w:r>
      <w:r w:rsidRPr="008A375B">
        <w:rPr>
          <w:rFonts w:ascii="Times New Roman" w:eastAsia="Times New Roman" w:hAnsi="Times New Roman" w:cs="Times New Roman"/>
          <w:color w:val="000000"/>
          <w:sz w:val="24"/>
          <w:szCs w:val="24"/>
        </w:rPr>
        <w:t xml:space="preserve">the x coordinates of all 9 dots, and </w:t>
      </w:r>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y</m:t>
            </m:r>
          </m:e>
        </m:acc>
      </m:oMath>
      <w:r w:rsidRPr="008A375B">
        <w:rPr>
          <w:rFonts w:ascii="Times New Roman" w:eastAsia="Times New Roman" w:hAnsi="Times New Roman" w:cs="Times New Roman"/>
          <w:color w:val="000000"/>
          <w:sz w:val="24"/>
          <w:szCs w:val="24"/>
        </w:rPr>
        <w:t xml:space="preserve"> denotes the mean of the y coordinates of all 9 dots. </w:t>
      </w:r>
    </w:p>
    <w:p w14:paraId="7402D722" w14:textId="77777777" w:rsidR="00343405" w:rsidRPr="008A375B" w:rsidRDefault="004618A7"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Having defined the physical dimensions</w:t>
      </w:r>
      <w:r w:rsidR="00343405" w:rsidRPr="008A375B">
        <w:rPr>
          <w:rFonts w:ascii="Times New Roman" w:eastAsia="Times New Roman" w:hAnsi="Times New Roman" w:cs="Times New Roman"/>
          <w:color w:val="000000"/>
          <w:sz w:val="24"/>
          <w:szCs w:val="24"/>
        </w:rPr>
        <w:t xml:space="preserve">, we ran the ROTAT program implemented in FORTRAN, </w:t>
      </w:r>
      <w:r w:rsidR="0053427C" w:rsidRPr="008A375B">
        <w:rPr>
          <w:rFonts w:ascii="Times New Roman" w:eastAsia="Times New Roman" w:hAnsi="Times New Roman" w:cs="Times New Roman"/>
          <w:color w:val="000000"/>
          <w:sz w:val="24"/>
          <w:szCs w:val="24"/>
        </w:rPr>
        <w:t>which</w:t>
      </w:r>
      <w:r w:rsidR="00343405" w:rsidRPr="008A375B">
        <w:rPr>
          <w:rFonts w:ascii="Times New Roman" w:eastAsia="Times New Roman" w:hAnsi="Times New Roman" w:cs="Times New Roman"/>
          <w:color w:val="000000"/>
          <w:sz w:val="24"/>
          <w:szCs w:val="24"/>
        </w:rPr>
        <w:t xml:space="preserve"> rotate</w:t>
      </w:r>
      <w:r w:rsidR="0053427C" w:rsidRPr="008A375B">
        <w:rPr>
          <w:rFonts w:ascii="Times New Roman" w:eastAsia="Times New Roman" w:hAnsi="Times New Roman" w:cs="Times New Roman"/>
          <w:color w:val="000000"/>
          <w:sz w:val="24"/>
          <w:szCs w:val="24"/>
        </w:rPr>
        <w:t>s</w:t>
      </w:r>
      <w:r w:rsidR="00343405" w:rsidRPr="008A375B">
        <w:rPr>
          <w:rFonts w:ascii="Times New Roman" w:eastAsia="Times New Roman" w:hAnsi="Times New Roman" w:cs="Times New Roman"/>
          <w:color w:val="000000"/>
          <w:sz w:val="24"/>
          <w:szCs w:val="24"/>
        </w:rPr>
        <w:t>, translate</w:t>
      </w:r>
      <w:r w:rsidR="0053427C" w:rsidRPr="008A375B">
        <w:rPr>
          <w:rFonts w:ascii="Times New Roman" w:eastAsia="Times New Roman" w:hAnsi="Times New Roman" w:cs="Times New Roman"/>
          <w:color w:val="000000"/>
          <w:sz w:val="24"/>
          <w:szCs w:val="24"/>
        </w:rPr>
        <w:t>s</w:t>
      </w:r>
      <w:r w:rsidR="00343405" w:rsidRPr="008A375B">
        <w:rPr>
          <w:rFonts w:ascii="Times New Roman" w:eastAsia="Times New Roman" w:hAnsi="Times New Roman" w:cs="Times New Roman"/>
          <w:color w:val="000000"/>
          <w:sz w:val="24"/>
          <w:szCs w:val="24"/>
        </w:rPr>
        <w:t>, and scale</w:t>
      </w:r>
      <w:r w:rsidR="0053427C" w:rsidRPr="008A375B">
        <w:rPr>
          <w:rFonts w:ascii="Times New Roman" w:eastAsia="Times New Roman" w:hAnsi="Times New Roman" w:cs="Times New Roman"/>
          <w:color w:val="000000"/>
          <w:sz w:val="24"/>
          <w:szCs w:val="24"/>
        </w:rPr>
        <w:t>s</w:t>
      </w:r>
      <w:r w:rsidR="00343405" w:rsidRPr="008A375B">
        <w:rPr>
          <w:rFonts w:ascii="Times New Roman" w:eastAsia="Times New Roman" w:hAnsi="Times New Roman" w:cs="Times New Roman"/>
          <w:color w:val="000000"/>
          <w:sz w:val="24"/>
          <w:szCs w:val="24"/>
        </w:rPr>
        <w:t xml:space="preserve"> the derived MDS solution in an attempt to bring it into correspondence with the normative solutions consisting of </w:t>
      </w:r>
      <w:r w:rsidR="0053427C" w:rsidRPr="008A375B">
        <w:rPr>
          <w:rFonts w:ascii="Times New Roman" w:eastAsia="Times New Roman" w:hAnsi="Times New Roman" w:cs="Times New Roman"/>
          <w:color w:val="000000"/>
          <w:sz w:val="24"/>
          <w:szCs w:val="24"/>
        </w:rPr>
        <w:t xml:space="preserve">individual-pattern measurements along the </w:t>
      </w:r>
      <w:r w:rsidR="00343405" w:rsidRPr="008A375B">
        <w:rPr>
          <w:rFonts w:ascii="Times New Roman" w:eastAsia="Times New Roman" w:hAnsi="Times New Roman" w:cs="Times New Roman"/>
          <w:color w:val="000000"/>
          <w:sz w:val="24"/>
          <w:szCs w:val="24"/>
        </w:rPr>
        <w:t>three explicitly defined feature dimensions.</w:t>
      </w:r>
      <w:r w:rsidR="003B1F12" w:rsidRPr="008A375B">
        <w:rPr>
          <w:rFonts w:ascii="Times New Roman" w:eastAsia="Times New Roman" w:hAnsi="Times New Roman" w:cs="Times New Roman"/>
          <w:color w:val="000000"/>
          <w:sz w:val="24"/>
          <w:szCs w:val="24"/>
        </w:rPr>
        <w:t xml:space="preserve"> The “target” MDS solution (produced by rotation, translation and scaling) was defined to be the one that minimized the sum of squared deviations (SSD) between the x im values and the corresponding </w:t>
      </w:r>
      <w:r w:rsidR="0053427C" w:rsidRPr="008A375B">
        <w:rPr>
          <w:rFonts w:ascii="Times New Roman" w:eastAsia="Times New Roman" w:hAnsi="Times New Roman" w:cs="Times New Roman"/>
          <w:color w:val="000000"/>
          <w:sz w:val="24"/>
          <w:szCs w:val="24"/>
        </w:rPr>
        <w:t>z</w:t>
      </w:r>
      <w:r w:rsidR="003B1F12" w:rsidRPr="008A375B">
        <w:rPr>
          <w:rFonts w:ascii="Times New Roman" w:eastAsia="Times New Roman" w:hAnsi="Times New Roman" w:cs="Times New Roman"/>
          <w:color w:val="000000"/>
          <w:sz w:val="24"/>
          <w:szCs w:val="24"/>
        </w:rPr>
        <w:t xml:space="preserve"> im values across </w:t>
      </w:r>
      <w:r w:rsidR="006654AF" w:rsidRPr="008A375B">
        <w:rPr>
          <w:rFonts w:ascii="Times New Roman" w:eastAsia="Times New Roman" w:hAnsi="Times New Roman" w:cs="Times New Roman"/>
          <w:color w:val="000000"/>
          <w:sz w:val="24"/>
          <w:szCs w:val="24"/>
        </w:rPr>
        <w:t>all test patterns</w:t>
      </w:r>
      <w:r w:rsidR="003B1F12" w:rsidRPr="008A375B">
        <w:rPr>
          <w:rFonts w:ascii="Times New Roman" w:eastAsia="Times New Roman" w:hAnsi="Times New Roman" w:cs="Times New Roman"/>
          <w:color w:val="000000"/>
          <w:sz w:val="24"/>
          <w:szCs w:val="24"/>
        </w:rPr>
        <w:t xml:space="preserve"> and the </w:t>
      </w:r>
      <w:r w:rsidR="006654AF" w:rsidRPr="008A375B">
        <w:rPr>
          <w:rFonts w:ascii="Times New Roman" w:eastAsia="Times New Roman" w:hAnsi="Times New Roman" w:cs="Times New Roman"/>
          <w:color w:val="000000"/>
          <w:sz w:val="24"/>
          <w:szCs w:val="24"/>
        </w:rPr>
        <w:t>three</w:t>
      </w:r>
      <w:r w:rsidRPr="008A375B">
        <w:rPr>
          <w:rFonts w:ascii="Times New Roman" w:eastAsia="Times New Roman" w:hAnsi="Times New Roman" w:cs="Times New Roman"/>
          <w:color w:val="000000"/>
          <w:sz w:val="24"/>
          <w:szCs w:val="24"/>
        </w:rPr>
        <w:t xml:space="preserve"> hypothesized dimensions, formalized as</w:t>
      </w:r>
    </w:p>
    <w:p w14:paraId="2C0436ED"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38BBFA70" w14:textId="0AB734F2" w:rsidR="003B1F12" w:rsidRPr="008A375B" w:rsidRDefault="003B1F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SSE</m:t>
        </m:r>
        <m:r>
          <m:rPr>
            <m:sty m:val="p"/>
          </m:rPr>
          <w:rPr>
            <w:rFonts w:ascii="Cambria Math" w:eastAsia="Times New Roman" w:hAnsi="Cambria Math" w:cs="Times New Roman"/>
            <w:color w:val="000000"/>
            <w:sz w:val="24"/>
            <w:szCs w:val="24"/>
          </w:rPr>
          <m:t xml:space="preserve">= </m:t>
        </m:r>
        <m:nary>
          <m:naryPr>
            <m:chr m:val="∑"/>
            <m:limLoc m:val="undOvr"/>
            <m:supHide m:val="1"/>
            <m:ctrlPr>
              <w:rPr>
                <w:rFonts w:ascii="Cambria Math" w:eastAsia="Times New Roman" w:hAnsi="Cambria Math" w:cs="Times New Roman"/>
                <w:color w:val="000000"/>
                <w:sz w:val="24"/>
                <w:szCs w:val="24"/>
              </w:rPr>
            </m:ctrlPr>
          </m:naryPr>
          <m:sub>
            <m:r>
              <w:rPr>
                <w:rFonts w:ascii="Cambria Math" w:eastAsia="Times New Roman" w:hAnsi="Cambria Math" w:cs="Times New Roman"/>
                <w:color w:val="000000"/>
                <w:sz w:val="24"/>
                <w:szCs w:val="24"/>
              </w:rPr>
              <m:t>i</m:t>
            </m:r>
          </m:sub>
          <m:sup/>
          <m:e>
            <m:nary>
              <m:naryPr>
                <m:chr m:val="∑"/>
                <m:limLoc m:val="undOvr"/>
                <m:supHide m:val="1"/>
                <m:ctrlPr>
                  <w:rPr>
                    <w:rFonts w:ascii="Cambria Math" w:eastAsia="Times New Roman" w:hAnsi="Cambria Math" w:cs="Times New Roman"/>
                    <w:color w:val="000000"/>
                    <w:sz w:val="24"/>
                    <w:szCs w:val="24"/>
                  </w:rPr>
                </m:ctrlPr>
              </m:naryPr>
              <m:sub>
                <m:r>
                  <w:rPr>
                    <w:rFonts w:ascii="Cambria Math" w:eastAsia="Times New Roman" w:hAnsi="Cambria Math" w:cs="Times New Roman"/>
                    <w:color w:val="000000"/>
                    <w:sz w:val="24"/>
                    <w:szCs w:val="24"/>
                  </w:rPr>
                  <m:t>m</m:t>
                </m:r>
              </m:sub>
              <m:sup/>
              <m:e>
                <m:sSup>
                  <m:sSupPr>
                    <m:ctrlPr>
                      <w:rPr>
                        <w:rFonts w:ascii="Cambria Math" w:eastAsia="Times New Roman" w:hAnsi="Cambria Math" w:cs="Times New Roman"/>
                        <w:color w:val="000000"/>
                        <w:sz w:val="24"/>
                        <w:szCs w:val="24"/>
                      </w:rPr>
                    </m:ctrlPr>
                  </m:sSupPr>
                  <m:e>
                    <m:d>
                      <m:dPr>
                        <m:ctrlPr>
                          <w:rPr>
                            <w:rFonts w:ascii="Cambria Math" w:eastAsia="Times New Roman" w:hAnsi="Cambria Math" w:cs="Times New Roman"/>
                            <w:color w:val="000000"/>
                            <w:sz w:val="24"/>
                            <w:szCs w:val="24"/>
                          </w:rPr>
                        </m:ctrlPr>
                      </m:dPr>
                      <m:e>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m:t>
                            </m:r>
                          </m:sub>
                        </m:sSub>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z</m:t>
                            </m:r>
                          </m:e>
                          <m:sub>
                            <m:r>
                              <w:rPr>
                                <w:rFonts w:ascii="Cambria Math" w:eastAsia="Times New Roman" w:hAnsi="Cambria Math" w:cs="Times New Roman"/>
                                <w:color w:val="000000"/>
                                <w:sz w:val="24"/>
                                <w:szCs w:val="24"/>
                              </w:rPr>
                              <m:t>im</m:t>
                            </m:r>
                          </m:sub>
                        </m:sSub>
                        <m:r>
                          <m:rPr>
                            <m:sty m:val="p"/>
                          </m:rPr>
                          <w:rPr>
                            <w:rFonts w:ascii="Cambria Math" w:eastAsia="Times New Roman" w:hAnsi="Cambria Math" w:cs="Times New Roman"/>
                            <w:color w:val="000000"/>
                            <w:sz w:val="24"/>
                            <w:szCs w:val="24"/>
                          </w:rPr>
                          <m:t xml:space="preserve"> </m:t>
                        </m:r>
                      </m:e>
                    </m:d>
                  </m:e>
                  <m:sup>
                    <m:r>
                      <m:rPr>
                        <m:sty m:val="p"/>
                      </m:rPr>
                      <w:rPr>
                        <w:rFonts w:ascii="Cambria Math" w:eastAsia="Times New Roman" w:hAnsi="Cambria Math" w:cs="Times New Roman"/>
                        <w:color w:val="000000"/>
                        <w:sz w:val="24"/>
                        <w:szCs w:val="24"/>
                      </w:rPr>
                      <m:t>2</m:t>
                    </m:r>
                  </m:sup>
                </m:sSup>
              </m:e>
            </m:nary>
          </m:e>
        </m:nary>
      </m:oMath>
      <w:r w:rsidR="008A375B">
        <w:rPr>
          <w:rFonts w:ascii="Times New Roman" w:eastAsia="Times New Roman" w:hAnsi="Times New Roman" w:cs="Times New Roman"/>
          <w:color w:val="000000"/>
          <w:sz w:val="24"/>
          <w:szCs w:val="24"/>
        </w:rPr>
        <w:t xml:space="preserve">                                                                                     </w:t>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t>(</w:t>
      </w:r>
      <w:del w:id="319" w:author="mingjia hu" w:date="2023-03-01T12:00:00Z">
        <w:r w:rsidR="008A375B" w:rsidDel="00D14F65">
          <w:rPr>
            <w:rFonts w:ascii="Times New Roman" w:eastAsia="Times New Roman" w:hAnsi="Times New Roman" w:cs="Times New Roman"/>
            <w:color w:val="000000"/>
            <w:sz w:val="24"/>
            <w:szCs w:val="24"/>
          </w:rPr>
          <w:delText>8</w:delText>
        </w:r>
      </w:del>
      <w:ins w:id="320" w:author="mingjia hu" w:date="2023-03-01T12:00:00Z">
        <w:r w:rsidR="00D14F65">
          <w:rPr>
            <w:rFonts w:ascii="Times New Roman" w:eastAsia="Times New Roman" w:hAnsi="Times New Roman" w:cs="Times New Roman"/>
            <w:color w:val="000000"/>
            <w:sz w:val="24"/>
            <w:szCs w:val="24"/>
          </w:rPr>
          <w:t>9</w:t>
        </w:r>
      </w:ins>
      <w:r w:rsidR="008A375B">
        <w:rPr>
          <w:rFonts w:ascii="Times New Roman" w:eastAsia="Times New Roman" w:hAnsi="Times New Roman" w:cs="Times New Roman"/>
          <w:color w:val="000000"/>
          <w:sz w:val="24"/>
          <w:szCs w:val="24"/>
        </w:rPr>
        <w:t>)</w:t>
      </w:r>
    </w:p>
    <w:p w14:paraId="1E837A73" w14:textId="77777777" w:rsidR="00971FFF" w:rsidRPr="008A375B" w:rsidRDefault="003B1F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Where </w:t>
      </w:r>
      <w:r w:rsidR="006654AF" w:rsidRPr="008A375B">
        <w:rPr>
          <w:rFonts w:ascii="Times New Roman" w:eastAsia="Times New Roman" w:hAnsi="Times New Roman" w:cs="Times New Roman"/>
          <w:color w:val="000000"/>
          <w:sz w:val="24"/>
          <w:szCs w:val="24"/>
        </w:rPr>
        <w:t xml:space="preserve">xim </w:t>
      </w:r>
      <w:r w:rsidR="00971FFF" w:rsidRPr="008A375B">
        <w:rPr>
          <w:rFonts w:ascii="Times New Roman" w:eastAsia="Times New Roman" w:hAnsi="Times New Roman" w:cs="Times New Roman"/>
          <w:color w:val="000000"/>
          <w:sz w:val="24"/>
          <w:szCs w:val="24"/>
        </w:rPr>
        <w:t>and zim denote</w:t>
      </w:r>
      <w:r w:rsidR="006654AF" w:rsidRPr="008A375B">
        <w:rPr>
          <w:rFonts w:ascii="Times New Roman" w:eastAsia="Times New Roman" w:hAnsi="Times New Roman" w:cs="Times New Roman"/>
          <w:color w:val="000000"/>
          <w:sz w:val="24"/>
          <w:szCs w:val="24"/>
        </w:rPr>
        <w:t xml:space="preserve"> the </w:t>
      </w:r>
      <w:r w:rsidR="00971FFF" w:rsidRPr="008A375B">
        <w:rPr>
          <w:rFonts w:ascii="Times New Roman" w:eastAsia="Times New Roman" w:hAnsi="Times New Roman" w:cs="Times New Roman"/>
          <w:color w:val="000000"/>
          <w:sz w:val="24"/>
          <w:szCs w:val="24"/>
        </w:rPr>
        <w:t xml:space="preserve">coordinate value of the pattern </w:t>
      </w:r>
      <w:r w:rsidR="0053427C" w:rsidRPr="008A375B">
        <w:rPr>
          <w:rFonts w:ascii="Times New Roman" w:eastAsia="Times New Roman" w:hAnsi="Times New Roman" w:cs="Times New Roman"/>
          <w:color w:val="000000"/>
          <w:sz w:val="24"/>
          <w:szCs w:val="24"/>
        </w:rPr>
        <w:t>i on dimension m</w:t>
      </w:r>
      <w:r w:rsidR="00971FFF" w:rsidRPr="008A375B">
        <w:rPr>
          <w:rFonts w:ascii="Times New Roman" w:eastAsia="Times New Roman" w:hAnsi="Times New Roman" w:cs="Times New Roman"/>
          <w:color w:val="000000"/>
          <w:sz w:val="24"/>
          <w:szCs w:val="24"/>
        </w:rPr>
        <w:t xml:space="preserve">, in the MDS solution and the normative solution respectively. </w:t>
      </w:r>
    </w:p>
    <w:p w14:paraId="34FD4680" w14:textId="77777777" w:rsidR="00022E8A" w:rsidRPr="008A375B" w:rsidRDefault="00FC550C"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The </w:t>
      </w:r>
      <w:r w:rsidR="00A775F1" w:rsidRPr="008A375B">
        <w:rPr>
          <w:rFonts w:ascii="Times New Roman" w:eastAsia="Times New Roman" w:hAnsi="Times New Roman" w:cs="Times New Roman"/>
          <w:color w:val="000000"/>
          <w:sz w:val="24"/>
          <w:szCs w:val="24"/>
        </w:rPr>
        <w:t>correlations between the three dimensions of the rotated MDS solution and those of the normative solution</w:t>
      </w:r>
      <w:r w:rsidRPr="008A375B">
        <w:rPr>
          <w:rFonts w:ascii="Times New Roman" w:eastAsia="Times New Roman" w:hAnsi="Times New Roman" w:cs="Times New Roman"/>
          <w:color w:val="000000"/>
          <w:sz w:val="24"/>
          <w:szCs w:val="24"/>
        </w:rPr>
        <w:t xml:space="preserve"> </w:t>
      </w:r>
      <w:r w:rsidR="00A775F1" w:rsidRPr="008A375B">
        <w:rPr>
          <w:rFonts w:ascii="Times New Roman" w:eastAsia="Times New Roman" w:hAnsi="Times New Roman" w:cs="Times New Roman"/>
          <w:color w:val="000000"/>
          <w:sz w:val="24"/>
          <w:szCs w:val="24"/>
        </w:rPr>
        <w:t xml:space="preserve">were shown in Table 1. </w:t>
      </w:r>
      <w:r w:rsidR="00F47E11" w:rsidRPr="008A375B">
        <w:rPr>
          <w:rFonts w:ascii="Times New Roman" w:eastAsia="Times New Roman" w:hAnsi="Times New Roman" w:cs="Times New Roman"/>
          <w:color w:val="000000"/>
          <w:sz w:val="24"/>
          <w:szCs w:val="24"/>
        </w:rPr>
        <w:t>As can be seen,</w:t>
      </w:r>
      <w:r w:rsidR="00A775F1" w:rsidRPr="008A375B">
        <w:rPr>
          <w:rFonts w:ascii="Times New Roman" w:eastAsia="Times New Roman" w:hAnsi="Times New Roman" w:cs="Times New Roman"/>
          <w:color w:val="000000"/>
          <w:sz w:val="24"/>
          <w:szCs w:val="24"/>
        </w:rPr>
        <w:t xml:space="preserve"> the second dimension of the MDS solution highly correlates with the horizontal splitness </w:t>
      </w:r>
      <w:r w:rsidR="00F47E11" w:rsidRPr="008A375B">
        <w:rPr>
          <w:rFonts w:ascii="Times New Roman" w:eastAsia="Times New Roman" w:hAnsi="Times New Roman" w:cs="Times New Roman"/>
          <w:color w:val="000000"/>
          <w:sz w:val="24"/>
          <w:szCs w:val="24"/>
        </w:rPr>
        <w:t xml:space="preserve">measures, and the first and third dimensions are not strongly correlated with the measures of width-to-height and the dual centrality. Notably, these correlations were computed with respect to a single rigid rotation of all three axes of the original MDS solution. However, even though rotating the solution separately for individual dimensions slightly increases the correlations, the general trend still stays the same for individual-dimension fits.  </w:t>
      </w:r>
      <w:r w:rsidR="00A775F1" w:rsidRPr="008A375B">
        <w:rPr>
          <w:rFonts w:ascii="Times New Roman" w:eastAsia="Times New Roman" w:hAnsi="Times New Roman" w:cs="Times New Roman"/>
          <w:color w:val="000000"/>
          <w:sz w:val="24"/>
          <w:szCs w:val="24"/>
        </w:rPr>
        <w:t xml:space="preserve"> </w:t>
      </w:r>
    </w:p>
    <w:p w14:paraId="7386633B" w14:textId="77777777" w:rsidR="00C61907" w:rsidRPr="008A375B" w:rsidRDefault="00C61907"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0599BA42" w14:textId="77777777" w:rsidR="00BD3BEC" w:rsidRPr="008A375B" w:rsidRDefault="008A375B" w:rsidP="008A375B">
      <w:pPr>
        <w:shd w:val="clear" w:color="auto" w:fill="FFFFFF"/>
        <w:spacing w:after="0" w:line="480" w:lineRule="auto"/>
        <w:textAlignment w:val="baseline"/>
        <w:rPr>
          <w:rFonts w:ascii="Times New Roman" w:eastAsia="Times New Roman" w:hAnsi="Times New Roman" w:cs="Times New Roman"/>
          <w:color w:val="000000"/>
          <w:sz w:val="24"/>
          <w:szCs w:val="24"/>
          <w:u w:val="single"/>
        </w:rPr>
      </w:pPr>
      <w:r w:rsidRPr="008A375B">
        <w:rPr>
          <w:rFonts w:ascii="Times New Roman" w:eastAsia="Times New Roman" w:hAnsi="Times New Roman" w:cs="Times New Roman"/>
          <w:color w:val="000000"/>
          <w:sz w:val="24"/>
          <w:szCs w:val="24"/>
          <w:u w:val="single"/>
        </w:rPr>
        <w:t>Exemplar model fitting</w:t>
      </w:r>
    </w:p>
    <w:p w14:paraId="758B3823" w14:textId="5BCC6456" w:rsidR="00BD3BEC" w:rsidRPr="008A375B" w:rsidRDefault="0075451E"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lastRenderedPageBreak/>
        <w:t>Using the rotated MDS solution as the feature representations, we</w:t>
      </w:r>
      <w:r w:rsidR="00F21E55" w:rsidRPr="008A375B">
        <w:rPr>
          <w:rFonts w:ascii="Times New Roman" w:eastAsia="Times New Roman" w:hAnsi="Times New Roman" w:cs="Times New Roman"/>
          <w:color w:val="000000"/>
          <w:sz w:val="24"/>
          <w:szCs w:val="24"/>
        </w:rPr>
        <w:t xml:space="preserve"> first</w:t>
      </w:r>
      <w:r w:rsidRPr="008A375B">
        <w:rPr>
          <w:rFonts w:ascii="Times New Roman" w:eastAsia="Times New Roman" w:hAnsi="Times New Roman" w:cs="Times New Roman"/>
          <w:color w:val="000000"/>
          <w:sz w:val="24"/>
          <w:szCs w:val="24"/>
        </w:rPr>
        <w:t xml:space="preserve"> fit</w:t>
      </w:r>
      <w:r w:rsidR="00F21E55" w:rsidRPr="008A375B">
        <w:rPr>
          <w:rFonts w:ascii="Times New Roman" w:eastAsia="Times New Roman" w:hAnsi="Times New Roman" w:cs="Times New Roman"/>
          <w:color w:val="000000"/>
          <w:sz w:val="24"/>
          <w:szCs w:val="24"/>
        </w:rPr>
        <w:t>ted</w:t>
      </w:r>
      <w:r w:rsidRPr="008A375B">
        <w:rPr>
          <w:rFonts w:ascii="Times New Roman" w:eastAsia="Times New Roman" w:hAnsi="Times New Roman" w:cs="Times New Roman"/>
          <w:color w:val="000000"/>
          <w:sz w:val="24"/>
          <w:szCs w:val="24"/>
        </w:rPr>
        <w:t xml:space="preserve"> two versions of the GCM to the response data in the test phase. </w:t>
      </w:r>
      <w:r w:rsidRPr="005E7CE0">
        <w:rPr>
          <w:rFonts w:ascii="Times New Roman" w:eastAsia="Times New Roman" w:hAnsi="Times New Roman" w:cs="Times New Roman"/>
          <w:color w:val="000000"/>
          <w:sz w:val="24"/>
          <w:szCs w:val="24"/>
        </w:rPr>
        <w:t>As can be seen from the rotated MDS solution (fig</w:t>
      </w:r>
      <w:r w:rsidR="000B6BDE" w:rsidRPr="005E7CE0">
        <w:rPr>
          <w:rFonts w:ascii="Times New Roman" w:eastAsia="Times New Roman" w:hAnsi="Times New Roman" w:cs="Times New Roman"/>
          <w:color w:val="000000"/>
          <w:sz w:val="24"/>
          <w:szCs w:val="24"/>
        </w:rPr>
        <w:t xml:space="preserve">. </w:t>
      </w:r>
      <w:del w:id="321" w:author="mingjia hu" w:date="2023-03-03T10:59:00Z">
        <w:r w:rsidR="000B6BDE" w:rsidRPr="005E7CE0" w:rsidDel="00D04B8A">
          <w:rPr>
            <w:rFonts w:ascii="Times New Roman" w:eastAsia="Times New Roman" w:hAnsi="Times New Roman" w:cs="Times New Roman"/>
            <w:color w:val="000000"/>
            <w:sz w:val="24"/>
            <w:szCs w:val="24"/>
          </w:rPr>
          <w:delText>6</w:delText>
        </w:r>
      </w:del>
      <w:ins w:id="322" w:author="mingjia hu" w:date="2023-03-03T10:59:00Z">
        <w:r w:rsidR="00D04B8A">
          <w:rPr>
            <w:rFonts w:ascii="Times New Roman" w:eastAsia="Times New Roman" w:hAnsi="Times New Roman" w:cs="Times New Roman"/>
            <w:color w:val="000000"/>
            <w:sz w:val="24"/>
            <w:szCs w:val="24"/>
          </w:rPr>
          <w:t>7</w:t>
        </w:r>
      </w:ins>
      <w:r w:rsidRPr="005E7CE0">
        <w:rPr>
          <w:rFonts w:ascii="Times New Roman" w:eastAsia="Times New Roman" w:hAnsi="Times New Roman" w:cs="Times New Roman"/>
          <w:color w:val="000000"/>
          <w:sz w:val="24"/>
          <w:szCs w:val="24"/>
        </w:rPr>
        <w:t xml:space="preserve">), </w:t>
      </w:r>
      <w:r w:rsidR="00116CDE" w:rsidRPr="005E7CE0">
        <w:rPr>
          <w:rFonts w:ascii="Times New Roman" w:eastAsia="Times New Roman" w:hAnsi="Times New Roman" w:cs="Times New Roman"/>
          <w:color w:val="000000"/>
          <w:sz w:val="24"/>
          <w:szCs w:val="24"/>
        </w:rPr>
        <w:t>some dimensions are more diagnostic of the category membership of the test patterns than others</w:t>
      </w:r>
      <w:r w:rsidRPr="005E7CE0">
        <w:rPr>
          <w:rFonts w:ascii="Times New Roman" w:eastAsia="Times New Roman" w:hAnsi="Times New Roman" w:cs="Times New Roman"/>
          <w:color w:val="000000"/>
          <w:sz w:val="24"/>
          <w:szCs w:val="24"/>
        </w:rPr>
        <w:t>.</w:t>
      </w:r>
      <w:r w:rsidRPr="008A375B">
        <w:rPr>
          <w:rFonts w:ascii="Times New Roman" w:eastAsia="Times New Roman" w:hAnsi="Times New Roman" w:cs="Times New Roman"/>
          <w:color w:val="000000"/>
          <w:sz w:val="24"/>
          <w:szCs w:val="24"/>
        </w:rPr>
        <w:t xml:space="preserve"> Therefore, </w:t>
      </w:r>
      <w:r w:rsidR="00536CC3" w:rsidRPr="008A375B">
        <w:rPr>
          <w:rFonts w:ascii="Times New Roman" w:eastAsia="Times New Roman" w:hAnsi="Times New Roman" w:cs="Times New Roman"/>
          <w:color w:val="000000"/>
          <w:sz w:val="24"/>
          <w:szCs w:val="24"/>
        </w:rPr>
        <w:t xml:space="preserve">it stands to reason that </w:t>
      </w:r>
      <w:r w:rsidR="00116CDE">
        <w:rPr>
          <w:rFonts w:ascii="Times New Roman" w:eastAsia="Times New Roman" w:hAnsi="Times New Roman" w:cs="Times New Roman"/>
          <w:color w:val="000000"/>
          <w:sz w:val="24"/>
          <w:szCs w:val="24"/>
        </w:rPr>
        <w:t>assigning freely-estimated</w:t>
      </w:r>
      <w:r w:rsidR="00536CC3" w:rsidRPr="008A375B">
        <w:rPr>
          <w:rFonts w:ascii="Times New Roman" w:eastAsia="Times New Roman" w:hAnsi="Times New Roman" w:cs="Times New Roman"/>
          <w:color w:val="000000"/>
          <w:sz w:val="24"/>
          <w:szCs w:val="24"/>
        </w:rPr>
        <w:t xml:space="preserve"> attention weights to different dimensions in the MDS-derived feature representations could largely improve the model </w:t>
      </w:r>
      <w:r w:rsidR="005E7CE0">
        <w:rPr>
          <w:rFonts w:ascii="Times New Roman" w:eastAsia="Times New Roman" w:hAnsi="Times New Roman" w:cs="Times New Roman"/>
          <w:color w:val="000000"/>
          <w:sz w:val="24"/>
          <w:szCs w:val="24"/>
        </w:rPr>
        <w:t xml:space="preserve">fit to the observed responses. </w:t>
      </w:r>
      <w:r w:rsidR="00536CC3" w:rsidRPr="008A375B">
        <w:rPr>
          <w:rFonts w:ascii="Times New Roman" w:eastAsia="Times New Roman" w:hAnsi="Times New Roman" w:cs="Times New Roman"/>
          <w:color w:val="000000"/>
          <w:sz w:val="24"/>
          <w:szCs w:val="24"/>
        </w:rPr>
        <w:t>As such, we</w:t>
      </w:r>
      <w:r w:rsidR="00ED02FE" w:rsidRPr="008A375B">
        <w:rPr>
          <w:rFonts w:ascii="Times New Roman" w:eastAsia="Times New Roman" w:hAnsi="Times New Roman" w:cs="Times New Roman"/>
          <w:color w:val="000000"/>
          <w:sz w:val="24"/>
          <w:szCs w:val="24"/>
        </w:rPr>
        <w:t xml:space="preserve"> fit</w:t>
      </w:r>
      <w:r w:rsidR="00536CC3" w:rsidRPr="008A375B">
        <w:rPr>
          <w:rFonts w:ascii="Times New Roman" w:eastAsia="Times New Roman" w:hAnsi="Times New Roman" w:cs="Times New Roman"/>
          <w:color w:val="000000"/>
          <w:sz w:val="24"/>
          <w:szCs w:val="24"/>
        </w:rPr>
        <w:t>ted</w:t>
      </w:r>
      <w:r w:rsidR="00ED02FE" w:rsidRPr="008A375B">
        <w:rPr>
          <w:rFonts w:ascii="Times New Roman" w:eastAsia="Times New Roman" w:hAnsi="Times New Roman" w:cs="Times New Roman"/>
          <w:color w:val="000000"/>
          <w:sz w:val="24"/>
          <w:szCs w:val="24"/>
        </w:rPr>
        <w:t xml:space="preserve"> a baseline version of GCM assuming equal attention w</w:t>
      </w:r>
      <w:r w:rsidR="00536CC3" w:rsidRPr="008A375B">
        <w:rPr>
          <w:rFonts w:ascii="Times New Roman" w:eastAsia="Times New Roman" w:hAnsi="Times New Roman" w:cs="Times New Roman"/>
          <w:color w:val="000000"/>
          <w:sz w:val="24"/>
          <w:szCs w:val="24"/>
        </w:rPr>
        <w:t xml:space="preserve">eights to the three dimensions </w:t>
      </w:r>
      <w:r w:rsidR="00ED02FE" w:rsidRPr="008A375B">
        <w:rPr>
          <w:rFonts w:ascii="Times New Roman" w:eastAsia="Times New Roman" w:hAnsi="Times New Roman" w:cs="Times New Roman"/>
          <w:color w:val="000000"/>
          <w:sz w:val="24"/>
          <w:szCs w:val="24"/>
        </w:rPr>
        <w:t xml:space="preserve">and </w:t>
      </w:r>
      <w:r w:rsidR="00536CC3" w:rsidRPr="008A375B">
        <w:rPr>
          <w:rFonts w:ascii="Times New Roman" w:eastAsia="Times New Roman" w:hAnsi="Times New Roman" w:cs="Times New Roman"/>
          <w:color w:val="000000"/>
          <w:sz w:val="24"/>
          <w:szCs w:val="24"/>
        </w:rPr>
        <w:t xml:space="preserve">another </w:t>
      </w:r>
      <w:r w:rsidR="00ED02FE" w:rsidRPr="008A375B">
        <w:rPr>
          <w:rFonts w:ascii="Times New Roman" w:eastAsia="Times New Roman" w:hAnsi="Times New Roman" w:cs="Times New Roman"/>
          <w:color w:val="000000"/>
          <w:sz w:val="24"/>
          <w:szCs w:val="24"/>
        </w:rPr>
        <w:t>version with freely estimated dimensional weights.</w:t>
      </w:r>
      <w:r w:rsidR="00536CC3" w:rsidRPr="008A375B">
        <w:rPr>
          <w:rFonts w:ascii="Times New Roman" w:eastAsia="Times New Roman" w:hAnsi="Times New Roman" w:cs="Times New Roman"/>
          <w:color w:val="000000"/>
          <w:sz w:val="24"/>
          <w:szCs w:val="24"/>
        </w:rPr>
        <w:t xml:space="preserve"> The other aspects of GCM models </w:t>
      </w:r>
      <w:r w:rsidR="00A576FC" w:rsidRPr="008A375B">
        <w:rPr>
          <w:rFonts w:ascii="Times New Roman" w:eastAsia="Times New Roman" w:hAnsi="Times New Roman" w:cs="Times New Roman"/>
          <w:color w:val="000000"/>
          <w:sz w:val="24"/>
          <w:szCs w:val="24"/>
        </w:rPr>
        <w:t>were</w:t>
      </w:r>
      <w:r w:rsidR="00536CC3" w:rsidRPr="008A375B">
        <w:rPr>
          <w:rFonts w:ascii="Times New Roman" w:eastAsia="Times New Roman" w:hAnsi="Times New Roman" w:cs="Times New Roman"/>
          <w:color w:val="000000"/>
          <w:sz w:val="24"/>
          <w:szCs w:val="24"/>
        </w:rPr>
        <w:t xml:space="preserve"> formulated </w:t>
      </w:r>
      <w:r w:rsidR="00A576FC" w:rsidRPr="008A375B">
        <w:rPr>
          <w:rFonts w:ascii="Times New Roman" w:eastAsia="Times New Roman" w:hAnsi="Times New Roman" w:cs="Times New Roman"/>
          <w:color w:val="000000"/>
          <w:sz w:val="24"/>
          <w:szCs w:val="24"/>
        </w:rPr>
        <w:t>in th</w:t>
      </w:r>
      <w:r w:rsidR="00F87372" w:rsidRPr="008A375B">
        <w:rPr>
          <w:rFonts w:ascii="Times New Roman" w:eastAsia="Times New Roman" w:hAnsi="Times New Roman" w:cs="Times New Roman"/>
          <w:color w:val="000000"/>
          <w:sz w:val="24"/>
          <w:szCs w:val="24"/>
        </w:rPr>
        <w:t>e same way as for the GCM model</w:t>
      </w:r>
      <w:r w:rsidR="00A576FC" w:rsidRPr="008A375B">
        <w:rPr>
          <w:rFonts w:ascii="Times New Roman" w:eastAsia="Times New Roman" w:hAnsi="Times New Roman" w:cs="Times New Roman"/>
          <w:color w:val="000000"/>
          <w:sz w:val="24"/>
          <w:szCs w:val="24"/>
        </w:rPr>
        <w:t xml:space="preserve"> </w:t>
      </w:r>
      <w:r w:rsidR="00F87372" w:rsidRPr="008A375B">
        <w:rPr>
          <w:rFonts w:ascii="Times New Roman" w:eastAsia="Times New Roman" w:hAnsi="Times New Roman" w:cs="Times New Roman"/>
          <w:color w:val="000000"/>
          <w:sz w:val="24"/>
          <w:szCs w:val="24"/>
        </w:rPr>
        <w:t xml:space="preserve">with </w:t>
      </w:r>
      <w:r w:rsidR="00A576FC" w:rsidRPr="008A375B">
        <w:rPr>
          <w:rFonts w:ascii="Times New Roman" w:eastAsia="Times New Roman" w:hAnsi="Times New Roman" w:cs="Times New Roman"/>
          <w:color w:val="000000"/>
          <w:sz w:val="24"/>
          <w:szCs w:val="24"/>
        </w:rPr>
        <w:t xml:space="preserve">raw activation </w:t>
      </w:r>
      <w:r w:rsidR="00F87372" w:rsidRPr="008A375B">
        <w:rPr>
          <w:rFonts w:ascii="Times New Roman" w:eastAsia="Times New Roman" w:hAnsi="Times New Roman" w:cs="Times New Roman"/>
          <w:color w:val="000000"/>
          <w:sz w:val="24"/>
          <w:szCs w:val="24"/>
        </w:rPr>
        <w:t>representations</w:t>
      </w:r>
      <w:r w:rsidR="00D630AF" w:rsidRPr="008A375B">
        <w:rPr>
          <w:rFonts w:ascii="Times New Roman" w:eastAsia="Times New Roman" w:hAnsi="Times New Roman" w:cs="Times New Roman"/>
          <w:color w:val="000000"/>
          <w:sz w:val="24"/>
          <w:szCs w:val="24"/>
        </w:rPr>
        <w:t xml:space="preserve"> </w:t>
      </w:r>
      <w:r w:rsidR="00D630AF" w:rsidRPr="000B6BDE">
        <w:rPr>
          <w:rFonts w:ascii="Times New Roman" w:eastAsia="Times New Roman" w:hAnsi="Times New Roman" w:cs="Times New Roman"/>
          <w:color w:val="000000"/>
          <w:sz w:val="24"/>
          <w:szCs w:val="24"/>
        </w:rPr>
        <w:t xml:space="preserve">(as specified in equations </w:t>
      </w:r>
      <w:del w:id="323" w:author="mingjia hu" w:date="2023-03-01T12:00:00Z">
        <w:r w:rsidR="000B6BDE" w:rsidRPr="000B6BDE" w:rsidDel="00D14F65">
          <w:rPr>
            <w:rFonts w:ascii="Times New Roman" w:eastAsia="Times New Roman" w:hAnsi="Times New Roman" w:cs="Times New Roman"/>
            <w:color w:val="000000"/>
            <w:sz w:val="24"/>
            <w:szCs w:val="24"/>
          </w:rPr>
          <w:delText>1</w:delText>
        </w:r>
      </w:del>
      <w:ins w:id="324" w:author="mingjia hu" w:date="2023-03-01T12:00:00Z">
        <w:r w:rsidR="00D14F65">
          <w:rPr>
            <w:rFonts w:ascii="Times New Roman" w:eastAsia="Times New Roman" w:hAnsi="Times New Roman" w:cs="Times New Roman"/>
            <w:color w:val="000000"/>
            <w:sz w:val="24"/>
            <w:szCs w:val="24"/>
          </w:rPr>
          <w:t>2</w:t>
        </w:r>
      </w:ins>
      <w:r w:rsidR="000B6BDE" w:rsidRPr="000B6BDE">
        <w:rPr>
          <w:rFonts w:ascii="Times New Roman" w:eastAsia="Times New Roman" w:hAnsi="Times New Roman" w:cs="Times New Roman"/>
          <w:color w:val="000000"/>
          <w:sz w:val="24"/>
          <w:szCs w:val="24"/>
        </w:rPr>
        <w:t>-</w:t>
      </w:r>
      <w:del w:id="325" w:author="mingjia hu" w:date="2023-03-01T12:00:00Z">
        <w:r w:rsidR="000B6BDE" w:rsidRPr="000B6BDE" w:rsidDel="00D14F65">
          <w:rPr>
            <w:rFonts w:ascii="Times New Roman" w:eastAsia="Times New Roman" w:hAnsi="Times New Roman" w:cs="Times New Roman"/>
            <w:color w:val="000000"/>
            <w:sz w:val="24"/>
            <w:szCs w:val="24"/>
          </w:rPr>
          <w:delText>3</w:delText>
        </w:r>
      </w:del>
      <w:ins w:id="326" w:author="mingjia hu" w:date="2023-03-01T12:00:00Z">
        <w:r w:rsidR="00D14F65">
          <w:rPr>
            <w:rFonts w:ascii="Times New Roman" w:eastAsia="Times New Roman" w:hAnsi="Times New Roman" w:cs="Times New Roman"/>
            <w:color w:val="000000"/>
            <w:sz w:val="24"/>
            <w:szCs w:val="24"/>
          </w:rPr>
          <w:t>4</w:t>
        </w:r>
      </w:ins>
      <w:r w:rsidR="000B6BDE" w:rsidRPr="000B6BDE">
        <w:rPr>
          <w:rFonts w:ascii="Times New Roman" w:eastAsia="Times New Roman" w:hAnsi="Times New Roman" w:cs="Times New Roman"/>
          <w:color w:val="000000"/>
          <w:sz w:val="24"/>
          <w:szCs w:val="24"/>
        </w:rPr>
        <w:t>)</w:t>
      </w:r>
      <w:r w:rsidR="00A576FC" w:rsidRPr="000B6BDE">
        <w:rPr>
          <w:rFonts w:ascii="Times New Roman" w:eastAsia="Times New Roman" w:hAnsi="Times New Roman" w:cs="Times New Roman"/>
          <w:color w:val="000000"/>
          <w:sz w:val="24"/>
          <w:szCs w:val="24"/>
        </w:rPr>
        <w:t>.</w:t>
      </w:r>
      <w:r w:rsidR="00A576FC" w:rsidRPr="008A375B">
        <w:rPr>
          <w:rFonts w:ascii="Times New Roman" w:eastAsia="Times New Roman" w:hAnsi="Times New Roman" w:cs="Times New Roman"/>
          <w:color w:val="000000"/>
          <w:sz w:val="24"/>
          <w:szCs w:val="24"/>
        </w:rPr>
        <w:t xml:space="preserve"> The scatter</w:t>
      </w:r>
      <w:r w:rsidR="00862264" w:rsidRPr="008A375B">
        <w:rPr>
          <w:rFonts w:ascii="Times New Roman" w:eastAsia="Times New Roman" w:hAnsi="Times New Roman" w:cs="Times New Roman"/>
          <w:color w:val="000000"/>
          <w:sz w:val="24"/>
          <w:szCs w:val="24"/>
        </w:rPr>
        <w:t xml:space="preserve"> </w:t>
      </w:r>
      <w:r w:rsidR="00A576FC" w:rsidRPr="008A375B">
        <w:rPr>
          <w:rFonts w:ascii="Times New Roman" w:eastAsia="Times New Roman" w:hAnsi="Times New Roman" w:cs="Times New Roman"/>
          <w:color w:val="000000"/>
          <w:sz w:val="24"/>
          <w:szCs w:val="24"/>
        </w:rPr>
        <w:t>plots in fig</w:t>
      </w:r>
      <w:r w:rsidR="000B6BDE">
        <w:rPr>
          <w:rFonts w:ascii="Times New Roman" w:eastAsia="Times New Roman" w:hAnsi="Times New Roman" w:cs="Times New Roman"/>
          <w:color w:val="000000"/>
          <w:sz w:val="24"/>
          <w:szCs w:val="24"/>
        </w:rPr>
        <w:t>ure</w:t>
      </w:r>
      <w:r w:rsidR="00A576FC" w:rsidRPr="008A375B">
        <w:rPr>
          <w:rFonts w:ascii="Times New Roman" w:eastAsia="Times New Roman" w:hAnsi="Times New Roman" w:cs="Times New Roman"/>
          <w:color w:val="000000"/>
          <w:sz w:val="24"/>
          <w:szCs w:val="24"/>
        </w:rPr>
        <w:t xml:space="preserve"> </w:t>
      </w:r>
      <w:del w:id="327" w:author="mingjia hu" w:date="2023-03-03T10:58:00Z">
        <w:r w:rsidR="000B6BDE" w:rsidDel="00D04B8A">
          <w:rPr>
            <w:rFonts w:ascii="Times New Roman" w:eastAsia="Times New Roman" w:hAnsi="Times New Roman" w:cs="Times New Roman"/>
            <w:color w:val="000000"/>
            <w:sz w:val="24"/>
            <w:szCs w:val="24"/>
          </w:rPr>
          <w:delText>7</w:delText>
        </w:r>
        <w:r w:rsidR="00A576FC" w:rsidRPr="008A375B" w:rsidDel="00D04B8A">
          <w:rPr>
            <w:rFonts w:ascii="Times New Roman" w:eastAsia="Times New Roman" w:hAnsi="Times New Roman" w:cs="Times New Roman"/>
            <w:color w:val="000000"/>
            <w:sz w:val="24"/>
            <w:szCs w:val="24"/>
          </w:rPr>
          <w:delText xml:space="preserve"> </w:delText>
        </w:r>
      </w:del>
      <w:ins w:id="328" w:author="mingjia hu" w:date="2023-03-03T10:58:00Z">
        <w:r w:rsidR="00D04B8A">
          <w:rPr>
            <w:rFonts w:ascii="Times New Roman" w:eastAsia="Times New Roman" w:hAnsi="Times New Roman" w:cs="Times New Roman"/>
            <w:color w:val="000000"/>
            <w:sz w:val="24"/>
            <w:szCs w:val="24"/>
          </w:rPr>
          <w:t>8</w:t>
        </w:r>
        <w:r w:rsidR="00D04B8A" w:rsidRPr="008A375B">
          <w:rPr>
            <w:rFonts w:ascii="Times New Roman" w:eastAsia="Times New Roman" w:hAnsi="Times New Roman" w:cs="Times New Roman"/>
            <w:color w:val="000000"/>
            <w:sz w:val="24"/>
            <w:szCs w:val="24"/>
          </w:rPr>
          <w:t xml:space="preserve"> </w:t>
        </w:r>
      </w:ins>
      <w:r w:rsidR="00A576FC" w:rsidRPr="008A375B">
        <w:rPr>
          <w:rFonts w:ascii="Times New Roman" w:eastAsia="Times New Roman" w:hAnsi="Times New Roman" w:cs="Times New Roman"/>
          <w:color w:val="000000"/>
          <w:sz w:val="24"/>
          <w:szCs w:val="24"/>
        </w:rPr>
        <w:t xml:space="preserve">compare the observed </w:t>
      </w:r>
      <w:r w:rsidR="00C27766" w:rsidRPr="008A375B">
        <w:rPr>
          <w:rFonts w:ascii="Times New Roman" w:eastAsia="Times New Roman" w:hAnsi="Times New Roman" w:cs="Times New Roman"/>
          <w:color w:val="000000"/>
          <w:sz w:val="24"/>
          <w:szCs w:val="24"/>
        </w:rPr>
        <w:t xml:space="preserve">category response probabilities of individual test patterns with the corresponding predictions yielded by the two GCM models. Again, the solid dots indicate </w:t>
      </w:r>
      <w:r w:rsidR="00F21E55" w:rsidRPr="008A375B">
        <w:rPr>
          <w:rFonts w:ascii="Times New Roman" w:eastAsia="Times New Roman" w:hAnsi="Times New Roman" w:cs="Times New Roman"/>
          <w:color w:val="000000"/>
          <w:sz w:val="24"/>
          <w:szCs w:val="24"/>
        </w:rPr>
        <w:t xml:space="preserve">correct </w:t>
      </w:r>
      <w:r w:rsidR="00C27766" w:rsidRPr="008A375B">
        <w:rPr>
          <w:rFonts w:ascii="Times New Roman" w:eastAsia="Times New Roman" w:hAnsi="Times New Roman" w:cs="Times New Roman"/>
          <w:color w:val="000000"/>
          <w:sz w:val="24"/>
          <w:szCs w:val="24"/>
        </w:rPr>
        <w:t xml:space="preserve">classification responses. </w:t>
      </w:r>
    </w:p>
    <w:p w14:paraId="78F57F76" w14:textId="77777777" w:rsidR="00F21E55" w:rsidRPr="008A375B" w:rsidRDefault="008A375B" w:rsidP="008A375B">
      <w:pPr>
        <w:shd w:val="clear" w:color="auto" w:fill="FFFFFF"/>
        <w:spacing w:after="0" w:line="480" w:lineRule="auto"/>
        <w:textAlignment w:val="baseline"/>
        <w:rPr>
          <w:rFonts w:ascii="Times New Roman" w:eastAsia="Times New Roman" w:hAnsi="Times New Roman" w:cs="Times New Roman"/>
          <w:color w:val="000000"/>
          <w:sz w:val="24"/>
          <w:szCs w:val="24"/>
          <w:u w:val="single"/>
        </w:rPr>
      </w:pPr>
      <w:r w:rsidRPr="008A375B">
        <w:rPr>
          <w:rFonts w:ascii="Times New Roman" w:eastAsia="Times New Roman" w:hAnsi="Times New Roman" w:cs="Times New Roman"/>
          <w:color w:val="000000"/>
          <w:sz w:val="24"/>
          <w:szCs w:val="24"/>
          <w:u w:val="single"/>
        </w:rPr>
        <w:t>Prototype model fitting</w:t>
      </w:r>
    </w:p>
    <w:p w14:paraId="7D27CFAB" w14:textId="6AEF4787" w:rsidR="00F87372" w:rsidRDefault="00F87372" w:rsidP="008A375B">
      <w:pPr>
        <w:shd w:val="clear" w:color="auto" w:fill="FFFFFF"/>
        <w:spacing w:after="0" w:line="480" w:lineRule="auto"/>
        <w:ind w:firstLine="720"/>
        <w:textAlignment w:val="baseline"/>
        <w:rPr>
          <w:ins w:id="329" w:author="mingjia hu" w:date="2023-03-01T17:16:00Z"/>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We also fitted two versions of the prototype models using the same MDS-derived feature representations. </w:t>
      </w:r>
      <w:r w:rsidR="00B206F0" w:rsidRPr="008A375B">
        <w:rPr>
          <w:rFonts w:ascii="Times New Roman" w:eastAsia="Times New Roman" w:hAnsi="Times New Roman" w:cs="Times New Roman"/>
          <w:color w:val="000000"/>
          <w:sz w:val="24"/>
          <w:szCs w:val="24"/>
        </w:rPr>
        <w:t>As can be seen from the rotated MDS solution (fig</w:t>
      </w:r>
      <w:r w:rsidR="000B6BDE">
        <w:rPr>
          <w:rFonts w:ascii="Times New Roman" w:eastAsia="Times New Roman" w:hAnsi="Times New Roman" w:cs="Times New Roman"/>
          <w:color w:val="000000"/>
          <w:sz w:val="24"/>
          <w:szCs w:val="24"/>
        </w:rPr>
        <w:t>.</w:t>
      </w:r>
      <w:r w:rsidR="00B206F0" w:rsidRPr="008A375B">
        <w:rPr>
          <w:rFonts w:ascii="Times New Roman" w:eastAsia="Times New Roman" w:hAnsi="Times New Roman" w:cs="Times New Roman"/>
          <w:color w:val="000000"/>
          <w:sz w:val="24"/>
          <w:szCs w:val="24"/>
        </w:rPr>
        <w:t xml:space="preserve"> </w:t>
      </w:r>
      <w:del w:id="330" w:author="mingjia hu" w:date="2023-03-03T11:00:00Z">
        <w:r w:rsidR="000B6BDE" w:rsidDel="00D04B8A">
          <w:rPr>
            <w:rFonts w:ascii="Times New Roman" w:eastAsia="Times New Roman" w:hAnsi="Times New Roman" w:cs="Times New Roman"/>
            <w:color w:val="000000"/>
            <w:sz w:val="24"/>
            <w:szCs w:val="24"/>
          </w:rPr>
          <w:delText>6</w:delText>
        </w:r>
      </w:del>
      <w:ins w:id="331" w:author="mingjia hu" w:date="2023-03-03T11:00:00Z">
        <w:r w:rsidR="00D04B8A">
          <w:rPr>
            <w:rFonts w:ascii="Times New Roman" w:eastAsia="Times New Roman" w:hAnsi="Times New Roman" w:cs="Times New Roman"/>
            <w:color w:val="000000"/>
            <w:sz w:val="24"/>
            <w:szCs w:val="24"/>
          </w:rPr>
          <w:t>7</w:t>
        </w:r>
      </w:ins>
      <w:r w:rsidR="00B206F0" w:rsidRPr="008A375B">
        <w:rPr>
          <w:rFonts w:ascii="Times New Roman" w:eastAsia="Times New Roman" w:hAnsi="Times New Roman" w:cs="Times New Roman"/>
          <w:color w:val="000000"/>
          <w:sz w:val="24"/>
          <w:szCs w:val="24"/>
        </w:rPr>
        <w:t>, left panel),</w:t>
      </w:r>
      <w:ins w:id="332" w:author="mingjia hu" w:date="2023-03-01T16:50:00Z">
        <w:r w:rsidR="00AE6783">
          <w:rPr>
            <w:rFonts w:ascii="Times New Roman" w:eastAsia="Times New Roman" w:hAnsi="Times New Roman" w:cs="Times New Roman"/>
            <w:color w:val="000000"/>
            <w:sz w:val="24"/>
            <w:szCs w:val="24"/>
          </w:rPr>
          <w:t xml:space="preserve"> the category prototypes </w:t>
        </w:r>
      </w:ins>
      <w:ins w:id="333" w:author="mingjia hu" w:date="2023-03-01T16:51:00Z">
        <w:r w:rsidR="00AE6783">
          <w:rPr>
            <w:rFonts w:ascii="Times New Roman" w:eastAsia="Times New Roman" w:hAnsi="Times New Roman" w:cs="Times New Roman"/>
            <w:color w:val="000000"/>
            <w:sz w:val="24"/>
            <w:szCs w:val="24"/>
          </w:rPr>
          <w:t xml:space="preserve">tend to lie at extreme, peripheral regions of the category distributions, which is in contrast to </w:t>
        </w:r>
      </w:ins>
      <w:ins w:id="334" w:author="mingjia hu" w:date="2023-03-01T16:54:00Z">
        <w:r w:rsidR="00AE6783">
          <w:rPr>
            <w:rFonts w:ascii="Times New Roman" w:eastAsia="Times New Roman" w:hAnsi="Times New Roman" w:cs="Times New Roman"/>
            <w:color w:val="000000"/>
            <w:sz w:val="24"/>
            <w:szCs w:val="24"/>
          </w:rPr>
          <w:t>the general intuition that</w:t>
        </w:r>
      </w:ins>
      <w:r w:rsidR="00B206F0" w:rsidRPr="008A375B">
        <w:rPr>
          <w:rFonts w:ascii="Times New Roman" w:eastAsia="Times New Roman" w:hAnsi="Times New Roman" w:cs="Times New Roman"/>
          <w:color w:val="000000"/>
          <w:sz w:val="24"/>
          <w:szCs w:val="24"/>
        </w:rPr>
        <w:t xml:space="preserve"> </w:t>
      </w:r>
      <w:del w:id="335" w:author="mingjia hu" w:date="2023-03-01T16:54:00Z">
        <w:r w:rsidR="00B206F0" w:rsidRPr="008A375B" w:rsidDel="00AE6783">
          <w:rPr>
            <w:rFonts w:ascii="Times New Roman" w:eastAsia="Times New Roman" w:hAnsi="Times New Roman" w:cs="Times New Roman"/>
            <w:color w:val="000000"/>
            <w:sz w:val="24"/>
            <w:szCs w:val="24"/>
          </w:rPr>
          <w:delText xml:space="preserve">contrary to the intuition that </w:delText>
        </w:r>
      </w:del>
      <w:r w:rsidR="00B206F0" w:rsidRPr="008A375B">
        <w:rPr>
          <w:rFonts w:ascii="Times New Roman" w:eastAsia="Times New Roman" w:hAnsi="Times New Roman" w:cs="Times New Roman"/>
          <w:color w:val="000000"/>
          <w:sz w:val="24"/>
          <w:szCs w:val="24"/>
        </w:rPr>
        <w:t xml:space="preserve">the category prototypes should </w:t>
      </w:r>
      <w:r w:rsidR="00D630AF" w:rsidRPr="008A375B">
        <w:rPr>
          <w:rFonts w:ascii="Times New Roman" w:eastAsia="Times New Roman" w:hAnsi="Times New Roman" w:cs="Times New Roman"/>
          <w:color w:val="000000"/>
          <w:sz w:val="24"/>
          <w:szCs w:val="24"/>
        </w:rPr>
        <w:t>be centrally located</w:t>
      </w:r>
      <w:r w:rsidR="00B206F0" w:rsidRPr="008A375B">
        <w:rPr>
          <w:rFonts w:ascii="Times New Roman" w:eastAsia="Times New Roman" w:hAnsi="Times New Roman" w:cs="Times New Roman"/>
          <w:color w:val="000000"/>
          <w:sz w:val="24"/>
          <w:szCs w:val="24"/>
        </w:rPr>
        <w:t xml:space="preserve"> </w:t>
      </w:r>
      <w:r w:rsidR="000D77BF" w:rsidRPr="008A375B">
        <w:rPr>
          <w:rFonts w:ascii="Times New Roman" w:eastAsia="Times New Roman" w:hAnsi="Times New Roman" w:cs="Times New Roman"/>
          <w:color w:val="000000"/>
          <w:sz w:val="24"/>
          <w:szCs w:val="24"/>
        </w:rPr>
        <w:t xml:space="preserve">among the </w:t>
      </w:r>
      <w:r w:rsidR="00862264" w:rsidRPr="008A375B">
        <w:rPr>
          <w:rFonts w:ascii="Times New Roman" w:eastAsia="Times New Roman" w:hAnsi="Times New Roman" w:cs="Times New Roman"/>
          <w:color w:val="000000"/>
          <w:sz w:val="24"/>
          <w:szCs w:val="24"/>
        </w:rPr>
        <w:t>training exemplars</w:t>
      </w:r>
      <w:r w:rsidR="000D77BF" w:rsidRPr="008A375B">
        <w:rPr>
          <w:rFonts w:ascii="Times New Roman" w:eastAsia="Times New Roman" w:hAnsi="Times New Roman" w:cs="Times New Roman"/>
          <w:color w:val="000000"/>
          <w:sz w:val="24"/>
          <w:szCs w:val="24"/>
        </w:rPr>
        <w:t xml:space="preserve"> of the same category</w:t>
      </w:r>
      <w:del w:id="336" w:author="mingjia hu" w:date="2023-03-01T16:55:00Z">
        <w:r w:rsidR="000D77BF" w:rsidRPr="008A375B" w:rsidDel="00AE6783">
          <w:rPr>
            <w:rFonts w:ascii="Times New Roman" w:eastAsia="Times New Roman" w:hAnsi="Times New Roman" w:cs="Times New Roman"/>
            <w:color w:val="000000"/>
            <w:sz w:val="24"/>
            <w:szCs w:val="24"/>
          </w:rPr>
          <w:delText xml:space="preserve"> in the feature space</w:delText>
        </w:r>
      </w:del>
      <w:ins w:id="337" w:author="mingjia hu" w:date="2023-03-01T16:55:00Z">
        <w:r w:rsidR="00AE6783">
          <w:rPr>
            <w:rFonts w:ascii="Times New Roman" w:eastAsia="Times New Roman" w:hAnsi="Times New Roman" w:cs="Times New Roman"/>
            <w:color w:val="000000"/>
            <w:sz w:val="24"/>
            <w:szCs w:val="24"/>
          </w:rPr>
          <w:t xml:space="preserve">. In other words, the prototypes as represented by the MDS coordinates are more like </w:t>
        </w:r>
      </w:ins>
      <w:ins w:id="338" w:author="mingjia hu" w:date="2023-03-01T17:00:00Z">
        <w:r w:rsidR="00AE6783">
          <w:rPr>
            <w:rFonts w:ascii="Times New Roman" w:eastAsia="Times New Roman" w:hAnsi="Times New Roman" w:cs="Times New Roman"/>
            <w:color w:val="000000"/>
            <w:sz w:val="24"/>
            <w:szCs w:val="24"/>
          </w:rPr>
          <w:t>exaggerated, ideal</w:t>
        </w:r>
      </w:ins>
      <w:ins w:id="339" w:author="mingjia hu" w:date="2023-03-01T16:55:00Z">
        <w:r w:rsidR="00AE6783">
          <w:rPr>
            <w:rFonts w:ascii="Times New Roman" w:eastAsia="Times New Roman" w:hAnsi="Times New Roman" w:cs="Times New Roman"/>
            <w:color w:val="000000"/>
            <w:sz w:val="24"/>
            <w:szCs w:val="24"/>
          </w:rPr>
          <w:t xml:space="preserve"> </w:t>
        </w:r>
      </w:ins>
      <w:ins w:id="340" w:author="mingjia hu" w:date="2023-03-01T16:59:00Z">
        <w:r w:rsidR="00AE6783">
          <w:rPr>
            <w:rFonts w:ascii="Times New Roman" w:eastAsia="Times New Roman" w:hAnsi="Times New Roman" w:cs="Times New Roman"/>
            <w:color w:val="000000"/>
            <w:sz w:val="24"/>
            <w:szCs w:val="24"/>
          </w:rPr>
          <w:t>char</w:t>
        </w:r>
      </w:ins>
      <w:ins w:id="341" w:author="mingjia hu" w:date="2023-03-01T17:00:00Z">
        <w:r w:rsidR="00AE6783">
          <w:rPr>
            <w:rFonts w:ascii="Times New Roman" w:eastAsia="Times New Roman" w:hAnsi="Times New Roman" w:cs="Times New Roman"/>
            <w:color w:val="000000"/>
            <w:sz w:val="24"/>
            <w:szCs w:val="24"/>
          </w:rPr>
          <w:t>acterization of</w:t>
        </w:r>
      </w:ins>
      <w:ins w:id="342" w:author="mingjia hu" w:date="2023-03-01T16:55:00Z">
        <w:r w:rsidR="00AE6783">
          <w:rPr>
            <w:rFonts w:ascii="Times New Roman" w:eastAsia="Times New Roman" w:hAnsi="Times New Roman" w:cs="Times New Roman"/>
            <w:color w:val="000000"/>
            <w:sz w:val="24"/>
            <w:szCs w:val="24"/>
          </w:rPr>
          <w:t xml:space="preserve"> the training exemplars in the same category than an average representation</w:t>
        </w:r>
      </w:ins>
      <w:ins w:id="343" w:author="mingjia hu" w:date="2023-03-01T17:01:00Z">
        <w:r w:rsidR="008614E3">
          <w:rPr>
            <w:rFonts w:ascii="Times New Roman" w:eastAsia="Times New Roman" w:hAnsi="Times New Roman" w:cs="Times New Roman"/>
            <w:color w:val="000000"/>
            <w:sz w:val="24"/>
            <w:szCs w:val="24"/>
          </w:rPr>
          <w:t xml:space="preserve"> thereof.</w:t>
        </w:r>
      </w:ins>
      <w:ins w:id="344" w:author="mingjia hu" w:date="2023-03-01T16:55:00Z">
        <w:r w:rsidR="00AE6783">
          <w:rPr>
            <w:rFonts w:ascii="Times New Roman" w:eastAsia="Times New Roman" w:hAnsi="Times New Roman" w:cs="Times New Roman"/>
            <w:color w:val="000000"/>
            <w:sz w:val="24"/>
            <w:szCs w:val="24"/>
          </w:rPr>
          <w:t xml:space="preserve"> </w:t>
        </w:r>
      </w:ins>
      <w:del w:id="345" w:author="mingjia hu" w:date="2023-03-01T16:55:00Z">
        <w:r w:rsidR="000D77BF" w:rsidRPr="008A375B" w:rsidDel="00AE6783">
          <w:rPr>
            <w:rFonts w:ascii="Times New Roman" w:eastAsia="Times New Roman" w:hAnsi="Times New Roman" w:cs="Times New Roman"/>
            <w:color w:val="000000"/>
            <w:sz w:val="24"/>
            <w:szCs w:val="24"/>
          </w:rPr>
          <w:delText>,</w:delText>
        </w:r>
      </w:del>
      <w:ins w:id="346" w:author="mingjia hu" w:date="2023-03-01T17:02:00Z">
        <w:r w:rsidR="008614E3">
          <w:rPr>
            <w:rFonts w:ascii="Times New Roman" w:eastAsia="Times New Roman" w:hAnsi="Times New Roman" w:cs="Times New Roman"/>
            <w:color w:val="000000"/>
            <w:sz w:val="24"/>
            <w:szCs w:val="24"/>
          </w:rPr>
          <w:t>To explore the</w:t>
        </w:r>
      </w:ins>
      <w:ins w:id="347" w:author="mingjia hu" w:date="2023-03-01T17:03:00Z">
        <w:r w:rsidR="008614E3">
          <w:rPr>
            <w:rFonts w:ascii="Times New Roman" w:eastAsia="Times New Roman" w:hAnsi="Times New Roman" w:cs="Times New Roman"/>
            <w:color w:val="000000"/>
            <w:sz w:val="24"/>
            <w:szCs w:val="24"/>
          </w:rPr>
          <w:t xml:space="preserve"> effects of the</w:t>
        </w:r>
      </w:ins>
      <w:ins w:id="348" w:author="mingjia hu" w:date="2023-03-01T17:02:00Z">
        <w:r w:rsidR="008614E3">
          <w:rPr>
            <w:rFonts w:ascii="Times New Roman" w:eastAsia="Times New Roman" w:hAnsi="Times New Roman" w:cs="Times New Roman"/>
            <w:color w:val="000000"/>
            <w:sz w:val="24"/>
            <w:szCs w:val="24"/>
          </w:rPr>
          <w:t xml:space="preserve"> alternative notions of</w:t>
        </w:r>
      </w:ins>
      <w:ins w:id="349" w:author="mingjia hu" w:date="2023-03-01T17:03:00Z">
        <w:r w:rsidR="008614E3">
          <w:rPr>
            <w:rFonts w:ascii="Times New Roman" w:eastAsia="Times New Roman" w:hAnsi="Times New Roman" w:cs="Times New Roman"/>
            <w:color w:val="000000"/>
            <w:sz w:val="24"/>
            <w:szCs w:val="24"/>
          </w:rPr>
          <w:t xml:space="preserve"> prototypes on the model fitting performance, we proposed two prototype models with the feature-space representation of the prototypes defined to capture either notions.</w:t>
        </w:r>
      </w:ins>
      <w:ins w:id="350" w:author="mingjia hu" w:date="2023-03-01T17:02:00Z">
        <w:r w:rsidR="008614E3">
          <w:rPr>
            <w:rFonts w:ascii="Times New Roman" w:eastAsia="Times New Roman" w:hAnsi="Times New Roman" w:cs="Times New Roman"/>
            <w:color w:val="000000"/>
            <w:sz w:val="24"/>
            <w:szCs w:val="24"/>
          </w:rPr>
          <w:t xml:space="preserve"> </w:t>
        </w:r>
      </w:ins>
      <w:del w:id="351" w:author="mingjia hu" w:date="2023-03-01T17:01:00Z">
        <w:r w:rsidR="000D77BF" w:rsidRPr="008A375B" w:rsidDel="008614E3">
          <w:rPr>
            <w:rFonts w:ascii="Times New Roman" w:eastAsia="Times New Roman" w:hAnsi="Times New Roman" w:cs="Times New Roman"/>
            <w:color w:val="000000"/>
            <w:sz w:val="24"/>
            <w:szCs w:val="24"/>
          </w:rPr>
          <w:delText xml:space="preserve"> the </w:delText>
        </w:r>
        <w:r w:rsidR="00D630AF" w:rsidRPr="008A375B" w:rsidDel="008614E3">
          <w:rPr>
            <w:rFonts w:ascii="Times New Roman" w:eastAsia="Times New Roman" w:hAnsi="Times New Roman" w:cs="Times New Roman"/>
            <w:color w:val="000000"/>
            <w:sz w:val="24"/>
            <w:szCs w:val="24"/>
          </w:rPr>
          <w:delText>MDS feature</w:delText>
        </w:r>
        <w:r w:rsidR="000D77BF" w:rsidRPr="008A375B" w:rsidDel="008614E3">
          <w:rPr>
            <w:rFonts w:ascii="Times New Roman" w:eastAsia="Times New Roman" w:hAnsi="Times New Roman" w:cs="Times New Roman"/>
            <w:color w:val="000000"/>
            <w:sz w:val="24"/>
            <w:szCs w:val="24"/>
          </w:rPr>
          <w:delText xml:space="preserve"> representations of the prototypes </w:delText>
        </w:r>
        <w:r w:rsidR="00D630AF" w:rsidRPr="008A375B" w:rsidDel="008614E3">
          <w:rPr>
            <w:rFonts w:ascii="Times New Roman" w:eastAsia="Times New Roman" w:hAnsi="Times New Roman" w:cs="Times New Roman"/>
            <w:color w:val="000000"/>
            <w:sz w:val="24"/>
            <w:szCs w:val="24"/>
          </w:rPr>
          <w:delText xml:space="preserve">were found to </w:delText>
        </w:r>
      </w:del>
      <w:del w:id="352" w:author="mingjia hu" w:date="2023-03-01T11:52:00Z">
        <w:r w:rsidR="00D630AF" w:rsidRPr="008A375B" w:rsidDel="00D14F65">
          <w:rPr>
            <w:rFonts w:ascii="Times New Roman" w:eastAsia="Times New Roman" w:hAnsi="Times New Roman" w:cs="Times New Roman"/>
            <w:color w:val="000000"/>
            <w:sz w:val="24"/>
            <w:szCs w:val="24"/>
          </w:rPr>
          <w:delText>be located</w:delText>
        </w:r>
        <w:r w:rsidR="000D77BF" w:rsidRPr="008A375B" w:rsidDel="00D14F65">
          <w:rPr>
            <w:rFonts w:ascii="Times New Roman" w:eastAsia="Times New Roman" w:hAnsi="Times New Roman" w:cs="Times New Roman"/>
            <w:color w:val="000000"/>
            <w:sz w:val="24"/>
            <w:szCs w:val="24"/>
          </w:rPr>
          <w:delText xml:space="preserve"> </w:delText>
        </w:r>
        <w:r w:rsidR="00D630AF" w:rsidRPr="008A375B" w:rsidDel="00D14F65">
          <w:rPr>
            <w:rFonts w:ascii="Times New Roman" w:eastAsia="Times New Roman" w:hAnsi="Times New Roman" w:cs="Times New Roman"/>
            <w:color w:val="000000"/>
            <w:sz w:val="24"/>
            <w:szCs w:val="24"/>
          </w:rPr>
          <w:delText xml:space="preserve">on </w:delText>
        </w:r>
        <w:r w:rsidR="000D77BF" w:rsidRPr="008A375B" w:rsidDel="00D14F65">
          <w:rPr>
            <w:rFonts w:ascii="Times New Roman" w:eastAsia="Times New Roman" w:hAnsi="Times New Roman" w:cs="Times New Roman"/>
            <w:color w:val="000000"/>
            <w:sz w:val="24"/>
            <w:szCs w:val="24"/>
          </w:rPr>
          <w:delText>the periphery of the category “clusters”</w:delText>
        </w:r>
      </w:del>
      <w:del w:id="353" w:author="mingjia hu" w:date="2023-03-01T17:01:00Z">
        <w:r w:rsidR="000D77BF" w:rsidRPr="008A375B" w:rsidDel="008614E3">
          <w:rPr>
            <w:rFonts w:ascii="Times New Roman" w:eastAsia="Times New Roman" w:hAnsi="Times New Roman" w:cs="Times New Roman"/>
            <w:color w:val="000000"/>
            <w:sz w:val="24"/>
            <w:szCs w:val="24"/>
          </w:rPr>
          <w:delText xml:space="preserve">. </w:delText>
        </w:r>
      </w:del>
      <w:del w:id="354" w:author="mingjia hu" w:date="2023-03-01T22:04:00Z">
        <w:r w:rsidR="00384C43" w:rsidRPr="008A375B" w:rsidDel="001B0230">
          <w:rPr>
            <w:rFonts w:ascii="Times New Roman" w:eastAsia="Times New Roman" w:hAnsi="Times New Roman" w:cs="Times New Roman"/>
            <w:color w:val="000000"/>
            <w:sz w:val="24"/>
            <w:szCs w:val="24"/>
          </w:rPr>
          <w:delText xml:space="preserve">As such, </w:delText>
        </w:r>
        <w:r w:rsidR="00D51D99" w:rsidRPr="008A375B" w:rsidDel="001B0230">
          <w:rPr>
            <w:rFonts w:ascii="Times New Roman" w:eastAsia="Times New Roman" w:hAnsi="Times New Roman" w:cs="Times New Roman"/>
            <w:color w:val="000000"/>
            <w:sz w:val="24"/>
            <w:szCs w:val="24"/>
          </w:rPr>
          <w:delText>for</w:delText>
        </w:r>
      </w:del>
      <w:ins w:id="355" w:author="mingjia hu" w:date="2023-03-01T22:04:00Z">
        <w:r w:rsidR="001B0230">
          <w:rPr>
            <w:rFonts w:ascii="Times New Roman" w:eastAsia="Times New Roman" w:hAnsi="Times New Roman" w:cs="Times New Roman"/>
            <w:color w:val="000000"/>
            <w:sz w:val="24"/>
            <w:szCs w:val="24"/>
          </w:rPr>
          <w:t>One model is named</w:t>
        </w:r>
      </w:ins>
      <w:r w:rsidR="00D51D99" w:rsidRPr="008A375B">
        <w:rPr>
          <w:rFonts w:ascii="Times New Roman" w:eastAsia="Times New Roman" w:hAnsi="Times New Roman" w:cs="Times New Roman"/>
          <w:color w:val="000000"/>
          <w:sz w:val="24"/>
          <w:szCs w:val="24"/>
        </w:rPr>
        <w:t xml:space="preserve"> </w:t>
      </w:r>
      <w:del w:id="356" w:author="mingjia hu" w:date="2023-03-01T17:07:00Z">
        <w:r w:rsidR="00384C43" w:rsidRPr="008A375B" w:rsidDel="008614E3">
          <w:rPr>
            <w:rFonts w:ascii="Times New Roman" w:eastAsia="Times New Roman" w:hAnsi="Times New Roman" w:cs="Times New Roman"/>
            <w:color w:val="000000"/>
            <w:sz w:val="24"/>
            <w:szCs w:val="24"/>
          </w:rPr>
          <w:delText>one of the prototype</w:delText>
        </w:r>
        <w:r w:rsidR="00D51D99" w:rsidRPr="008A375B" w:rsidDel="008614E3">
          <w:rPr>
            <w:rFonts w:ascii="Times New Roman" w:eastAsia="Times New Roman" w:hAnsi="Times New Roman" w:cs="Times New Roman"/>
            <w:color w:val="000000"/>
            <w:sz w:val="24"/>
            <w:szCs w:val="24"/>
          </w:rPr>
          <w:delText xml:space="preserve"> models</w:delText>
        </w:r>
      </w:del>
      <w:ins w:id="357" w:author="mingjia hu" w:date="2023-03-01T17:07:00Z">
        <w:r w:rsidR="008614E3">
          <w:rPr>
            <w:rFonts w:ascii="Times New Roman" w:eastAsia="Times New Roman" w:hAnsi="Times New Roman" w:cs="Times New Roman"/>
            <w:color w:val="000000"/>
            <w:sz w:val="24"/>
            <w:szCs w:val="24"/>
          </w:rPr>
          <w:t>extreme prototype model</w:t>
        </w:r>
      </w:ins>
      <w:r w:rsidR="00D51D99" w:rsidRPr="008A375B">
        <w:rPr>
          <w:rFonts w:ascii="Times New Roman" w:eastAsia="Times New Roman" w:hAnsi="Times New Roman" w:cs="Times New Roman"/>
          <w:color w:val="000000"/>
          <w:sz w:val="24"/>
          <w:szCs w:val="24"/>
        </w:rPr>
        <w:t xml:space="preserve"> </w:t>
      </w:r>
      <w:del w:id="358" w:author="mingjia hu" w:date="2023-03-01T22:05:00Z">
        <w:r w:rsidR="00384C43" w:rsidRPr="008A375B" w:rsidDel="001B0230">
          <w:rPr>
            <w:rFonts w:ascii="Times New Roman" w:eastAsia="Times New Roman" w:hAnsi="Times New Roman" w:cs="Times New Roman"/>
            <w:color w:val="000000"/>
            <w:sz w:val="24"/>
            <w:szCs w:val="24"/>
          </w:rPr>
          <w:delText xml:space="preserve">we defined </w:delText>
        </w:r>
      </w:del>
      <w:ins w:id="359" w:author="mingjia hu" w:date="2023-03-01T22:05:00Z">
        <w:r w:rsidR="001B0230">
          <w:rPr>
            <w:rFonts w:ascii="Times New Roman" w:eastAsia="Times New Roman" w:hAnsi="Times New Roman" w:cs="Times New Roman"/>
            <w:color w:val="000000"/>
            <w:sz w:val="24"/>
            <w:szCs w:val="24"/>
          </w:rPr>
          <w:t xml:space="preserve">where </w:t>
        </w:r>
      </w:ins>
      <w:r w:rsidR="00384C43" w:rsidRPr="008A375B">
        <w:rPr>
          <w:rFonts w:ascii="Times New Roman" w:eastAsia="Times New Roman" w:hAnsi="Times New Roman" w:cs="Times New Roman"/>
          <w:color w:val="000000"/>
          <w:sz w:val="24"/>
          <w:szCs w:val="24"/>
        </w:rPr>
        <w:t xml:space="preserve">the </w:t>
      </w:r>
      <w:del w:id="360" w:author="mingjia hu" w:date="2023-03-01T17:07:00Z">
        <w:r w:rsidR="00384C43" w:rsidRPr="008A375B" w:rsidDel="008614E3">
          <w:rPr>
            <w:rFonts w:ascii="Times New Roman" w:eastAsia="Times New Roman" w:hAnsi="Times New Roman" w:cs="Times New Roman"/>
            <w:color w:val="000000"/>
            <w:sz w:val="24"/>
            <w:szCs w:val="24"/>
          </w:rPr>
          <w:delText xml:space="preserve">representations of </w:delText>
        </w:r>
        <w:r w:rsidR="00D51D99" w:rsidRPr="008A375B" w:rsidDel="008614E3">
          <w:rPr>
            <w:rFonts w:ascii="Times New Roman" w:eastAsia="Times New Roman" w:hAnsi="Times New Roman" w:cs="Times New Roman"/>
            <w:color w:val="000000"/>
            <w:sz w:val="24"/>
            <w:szCs w:val="24"/>
          </w:rPr>
          <w:delText>the prototypes</w:delText>
        </w:r>
      </w:del>
      <w:ins w:id="361" w:author="mingjia hu" w:date="2023-03-01T17:07:00Z">
        <w:r w:rsidR="008614E3">
          <w:rPr>
            <w:rFonts w:ascii="Times New Roman" w:eastAsia="Times New Roman" w:hAnsi="Times New Roman" w:cs="Times New Roman"/>
            <w:color w:val="000000"/>
            <w:sz w:val="24"/>
            <w:szCs w:val="24"/>
          </w:rPr>
          <w:t>prototype representations</w:t>
        </w:r>
      </w:ins>
      <w:ins w:id="362" w:author="mingjia hu" w:date="2023-03-01T22:05:00Z">
        <w:r w:rsidR="001B0230">
          <w:rPr>
            <w:rFonts w:ascii="Times New Roman" w:eastAsia="Times New Roman" w:hAnsi="Times New Roman" w:cs="Times New Roman"/>
            <w:color w:val="000000"/>
            <w:sz w:val="24"/>
            <w:szCs w:val="24"/>
          </w:rPr>
          <w:t xml:space="preserve"> are defined</w:t>
        </w:r>
      </w:ins>
      <w:r w:rsidR="00D51D99" w:rsidRPr="008A375B">
        <w:rPr>
          <w:rFonts w:ascii="Times New Roman" w:eastAsia="Times New Roman" w:hAnsi="Times New Roman" w:cs="Times New Roman"/>
          <w:color w:val="000000"/>
          <w:sz w:val="24"/>
          <w:szCs w:val="24"/>
        </w:rPr>
        <w:t xml:space="preserve"> to </w:t>
      </w:r>
      <w:r w:rsidR="00D51D99" w:rsidRPr="008A375B">
        <w:rPr>
          <w:rFonts w:ascii="Times New Roman" w:eastAsia="Times New Roman" w:hAnsi="Times New Roman" w:cs="Times New Roman"/>
          <w:color w:val="000000"/>
          <w:sz w:val="24"/>
          <w:szCs w:val="24"/>
        </w:rPr>
        <w:lastRenderedPageBreak/>
        <w:t xml:space="preserve">be their </w:t>
      </w:r>
      <w:del w:id="363" w:author="mingjia hu" w:date="2023-03-01T11:51:00Z">
        <w:r w:rsidR="00D51D99" w:rsidRPr="008A375B" w:rsidDel="00D14F65">
          <w:rPr>
            <w:rFonts w:ascii="Times New Roman" w:eastAsia="Times New Roman" w:hAnsi="Times New Roman" w:cs="Times New Roman"/>
            <w:color w:val="000000"/>
            <w:sz w:val="24"/>
            <w:szCs w:val="24"/>
          </w:rPr>
          <w:delText xml:space="preserve">actual </w:delText>
        </w:r>
      </w:del>
      <w:ins w:id="364" w:author="mingjia hu" w:date="2023-03-01T11:51:00Z">
        <w:r w:rsidR="00D14F65">
          <w:rPr>
            <w:rFonts w:ascii="Times New Roman" w:eastAsia="Times New Roman" w:hAnsi="Times New Roman" w:cs="Times New Roman"/>
            <w:color w:val="000000"/>
            <w:sz w:val="24"/>
            <w:szCs w:val="24"/>
          </w:rPr>
          <w:t>extreme, ideal-point</w:t>
        </w:r>
        <w:r w:rsidR="00D14F65" w:rsidRPr="008A375B">
          <w:rPr>
            <w:rFonts w:ascii="Times New Roman" w:eastAsia="Times New Roman" w:hAnsi="Times New Roman" w:cs="Times New Roman"/>
            <w:color w:val="000000"/>
            <w:sz w:val="24"/>
            <w:szCs w:val="24"/>
          </w:rPr>
          <w:t xml:space="preserve"> </w:t>
        </w:r>
      </w:ins>
      <w:r w:rsidR="00D51D99" w:rsidRPr="008A375B">
        <w:rPr>
          <w:rFonts w:ascii="Times New Roman" w:eastAsia="Times New Roman" w:hAnsi="Times New Roman" w:cs="Times New Roman"/>
          <w:color w:val="000000"/>
          <w:sz w:val="24"/>
          <w:szCs w:val="24"/>
        </w:rPr>
        <w:t xml:space="preserve">MDS </w:t>
      </w:r>
      <w:del w:id="365" w:author="mingjia hu" w:date="2023-03-01T11:50:00Z">
        <w:r w:rsidR="00D51D99" w:rsidRPr="008A375B" w:rsidDel="00D14F65">
          <w:rPr>
            <w:rFonts w:ascii="Times New Roman" w:eastAsia="Times New Roman" w:hAnsi="Times New Roman" w:cs="Times New Roman"/>
            <w:color w:val="000000"/>
            <w:sz w:val="24"/>
            <w:szCs w:val="24"/>
          </w:rPr>
          <w:delText>solution</w:delText>
        </w:r>
      </w:del>
      <w:ins w:id="366" w:author="mingjia hu" w:date="2023-03-01T11:50:00Z">
        <w:r w:rsidR="00D14F65">
          <w:rPr>
            <w:rFonts w:ascii="Times New Roman" w:eastAsia="Times New Roman" w:hAnsi="Times New Roman" w:cs="Times New Roman"/>
            <w:color w:val="000000"/>
            <w:sz w:val="24"/>
            <w:szCs w:val="24"/>
          </w:rPr>
          <w:t>coordinates</w:t>
        </w:r>
      </w:ins>
      <w:r w:rsidR="00D51D99" w:rsidRPr="008A375B">
        <w:rPr>
          <w:rFonts w:ascii="Times New Roman" w:eastAsia="Times New Roman" w:hAnsi="Times New Roman" w:cs="Times New Roman"/>
          <w:color w:val="000000"/>
          <w:sz w:val="24"/>
          <w:szCs w:val="24"/>
        </w:rPr>
        <w:t xml:space="preserve">, and </w:t>
      </w:r>
      <w:del w:id="367" w:author="mingjia hu" w:date="2023-03-01T22:05:00Z">
        <w:r w:rsidR="00D51D99" w:rsidRPr="008A375B" w:rsidDel="001B0230">
          <w:rPr>
            <w:rFonts w:ascii="Times New Roman" w:eastAsia="Times New Roman" w:hAnsi="Times New Roman" w:cs="Times New Roman"/>
            <w:color w:val="000000"/>
            <w:sz w:val="24"/>
            <w:szCs w:val="24"/>
          </w:rPr>
          <w:delText>for the</w:delText>
        </w:r>
      </w:del>
      <w:ins w:id="368" w:author="mingjia hu" w:date="2023-03-01T22:05:00Z">
        <w:r w:rsidR="001B0230">
          <w:rPr>
            <w:rFonts w:ascii="Times New Roman" w:eastAsia="Times New Roman" w:hAnsi="Times New Roman" w:cs="Times New Roman"/>
            <w:color w:val="000000"/>
            <w:sz w:val="24"/>
            <w:szCs w:val="24"/>
          </w:rPr>
          <w:t xml:space="preserve">the other is named </w:t>
        </w:r>
      </w:ins>
      <w:del w:id="369" w:author="mingjia hu" w:date="2023-03-01T22:05:00Z">
        <w:r w:rsidR="00D51D99" w:rsidRPr="008A375B" w:rsidDel="001B0230">
          <w:rPr>
            <w:rFonts w:ascii="Times New Roman" w:eastAsia="Times New Roman" w:hAnsi="Times New Roman" w:cs="Times New Roman"/>
            <w:color w:val="000000"/>
            <w:sz w:val="24"/>
            <w:szCs w:val="24"/>
          </w:rPr>
          <w:delText xml:space="preserve"> </w:delText>
        </w:r>
      </w:del>
      <w:del w:id="370" w:author="mingjia hu" w:date="2023-03-01T17:08:00Z">
        <w:r w:rsidR="0047001F" w:rsidRPr="008A375B" w:rsidDel="008614E3">
          <w:rPr>
            <w:rFonts w:ascii="Times New Roman" w:eastAsia="Times New Roman" w:hAnsi="Times New Roman" w:cs="Times New Roman"/>
            <w:color w:val="000000"/>
            <w:sz w:val="24"/>
            <w:szCs w:val="24"/>
          </w:rPr>
          <w:delText xml:space="preserve">other </w:delText>
        </w:r>
      </w:del>
      <w:ins w:id="371" w:author="mingjia hu" w:date="2023-03-01T17:08:00Z">
        <w:r w:rsidR="008614E3">
          <w:rPr>
            <w:rFonts w:ascii="Times New Roman" w:eastAsia="Times New Roman" w:hAnsi="Times New Roman" w:cs="Times New Roman"/>
            <w:color w:val="000000"/>
            <w:sz w:val="24"/>
            <w:szCs w:val="24"/>
          </w:rPr>
          <w:t>central</w:t>
        </w:r>
        <w:r w:rsidR="008614E3" w:rsidRPr="008A375B">
          <w:rPr>
            <w:rFonts w:ascii="Times New Roman" w:eastAsia="Times New Roman" w:hAnsi="Times New Roman" w:cs="Times New Roman"/>
            <w:color w:val="000000"/>
            <w:sz w:val="24"/>
            <w:szCs w:val="24"/>
          </w:rPr>
          <w:t xml:space="preserve"> </w:t>
        </w:r>
      </w:ins>
      <w:r w:rsidR="0047001F" w:rsidRPr="008A375B">
        <w:rPr>
          <w:rFonts w:ascii="Times New Roman" w:eastAsia="Times New Roman" w:hAnsi="Times New Roman" w:cs="Times New Roman"/>
          <w:color w:val="000000"/>
          <w:sz w:val="24"/>
          <w:szCs w:val="24"/>
        </w:rPr>
        <w:t xml:space="preserve">prototype model </w:t>
      </w:r>
      <w:del w:id="372" w:author="mingjia hu" w:date="2023-03-01T22:05:00Z">
        <w:r w:rsidR="0047001F" w:rsidRPr="008A375B" w:rsidDel="001B0230">
          <w:rPr>
            <w:rFonts w:ascii="Times New Roman" w:eastAsia="Times New Roman" w:hAnsi="Times New Roman" w:cs="Times New Roman"/>
            <w:color w:val="000000"/>
            <w:sz w:val="24"/>
            <w:szCs w:val="24"/>
          </w:rPr>
          <w:delText>we computed</w:delText>
        </w:r>
      </w:del>
      <w:ins w:id="373" w:author="mingjia hu" w:date="2023-03-01T22:05:00Z">
        <w:r w:rsidR="001B0230">
          <w:rPr>
            <w:rFonts w:ascii="Times New Roman" w:eastAsia="Times New Roman" w:hAnsi="Times New Roman" w:cs="Times New Roman"/>
            <w:color w:val="000000"/>
            <w:sz w:val="24"/>
            <w:szCs w:val="24"/>
          </w:rPr>
          <w:t>where</w:t>
        </w:r>
      </w:ins>
      <w:r w:rsidR="0047001F" w:rsidRPr="008A375B">
        <w:rPr>
          <w:rFonts w:ascii="Times New Roman" w:eastAsia="Times New Roman" w:hAnsi="Times New Roman" w:cs="Times New Roman"/>
          <w:color w:val="000000"/>
          <w:sz w:val="24"/>
          <w:szCs w:val="24"/>
        </w:rPr>
        <w:t xml:space="preserve"> the prototype representations</w:t>
      </w:r>
      <w:ins w:id="374" w:author="mingjia hu" w:date="2023-03-01T22:05:00Z">
        <w:r w:rsidR="001B0230">
          <w:rPr>
            <w:rFonts w:ascii="Times New Roman" w:eastAsia="Times New Roman" w:hAnsi="Times New Roman" w:cs="Times New Roman"/>
            <w:color w:val="000000"/>
            <w:sz w:val="24"/>
            <w:szCs w:val="24"/>
          </w:rPr>
          <w:t xml:space="preserve"> </w:t>
        </w:r>
      </w:ins>
      <w:ins w:id="375" w:author="mingjia hu" w:date="2023-03-01T22:06:00Z">
        <w:r w:rsidR="001B0230">
          <w:rPr>
            <w:rFonts w:ascii="Times New Roman" w:eastAsia="Times New Roman" w:hAnsi="Times New Roman" w:cs="Times New Roman"/>
            <w:color w:val="000000"/>
            <w:sz w:val="24"/>
            <w:szCs w:val="24"/>
          </w:rPr>
          <w:t>are computed</w:t>
        </w:r>
      </w:ins>
      <w:r w:rsidR="0047001F" w:rsidRPr="008A375B">
        <w:rPr>
          <w:rFonts w:ascii="Times New Roman" w:eastAsia="Times New Roman" w:hAnsi="Times New Roman" w:cs="Times New Roman"/>
          <w:color w:val="000000"/>
          <w:sz w:val="24"/>
          <w:szCs w:val="24"/>
        </w:rPr>
        <w:t xml:space="preserve"> by averaging across the MDS </w:t>
      </w:r>
      <w:del w:id="376" w:author="mingjia hu" w:date="2023-03-01T17:08:00Z">
        <w:r w:rsidR="0047001F" w:rsidRPr="008A375B" w:rsidDel="008614E3">
          <w:rPr>
            <w:rFonts w:ascii="Times New Roman" w:eastAsia="Times New Roman" w:hAnsi="Times New Roman" w:cs="Times New Roman"/>
            <w:color w:val="000000"/>
            <w:sz w:val="24"/>
            <w:szCs w:val="24"/>
          </w:rPr>
          <w:delText>dimension values</w:delText>
        </w:r>
      </w:del>
      <w:ins w:id="377" w:author="mingjia hu" w:date="2023-03-01T17:08:00Z">
        <w:r w:rsidR="008614E3">
          <w:rPr>
            <w:rFonts w:ascii="Times New Roman" w:eastAsia="Times New Roman" w:hAnsi="Times New Roman" w:cs="Times New Roman"/>
            <w:color w:val="000000"/>
            <w:sz w:val="24"/>
            <w:szCs w:val="24"/>
          </w:rPr>
          <w:t>coordinates</w:t>
        </w:r>
      </w:ins>
      <w:r w:rsidR="0047001F" w:rsidRPr="008A375B">
        <w:rPr>
          <w:rFonts w:ascii="Times New Roman" w:eastAsia="Times New Roman" w:hAnsi="Times New Roman" w:cs="Times New Roman"/>
          <w:color w:val="000000"/>
          <w:sz w:val="24"/>
          <w:szCs w:val="24"/>
        </w:rPr>
        <w:t xml:space="preserve"> for each of the </w:t>
      </w:r>
      <w:r w:rsidR="00862264" w:rsidRPr="008A375B">
        <w:rPr>
          <w:rFonts w:ascii="Times New Roman" w:eastAsia="Times New Roman" w:hAnsi="Times New Roman" w:cs="Times New Roman"/>
          <w:color w:val="000000"/>
          <w:sz w:val="24"/>
          <w:szCs w:val="24"/>
        </w:rPr>
        <w:t>training exemplars</w:t>
      </w:r>
      <w:r w:rsidR="0047001F" w:rsidRPr="008A375B">
        <w:rPr>
          <w:rFonts w:ascii="Times New Roman" w:eastAsia="Times New Roman" w:hAnsi="Times New Roman" w:cs="Times New Roman"/>
          <w:color w:val="000000"/>
          <w:sz w:val="24"/>
          <w:szCs w:val="24"/>
        </w:rPr>
        <w:t xml:space="preserve"> of the corresponding category.</w:t>
      </w:r>
      <w:ins w:id="378" w:author="mingjia hu" w:date="2023-03-01T17:09:00Z">
        <w:r w:rsidR="008614E3">
          <w:rPr>
            <w:rFonts w:ascii="Times New Roman" w:eastAsia="Times New Roman" w:hAnsi="Times New Roman" w:cs="Times New Roman"/>
            <w:color w:val="000000"/>
            <w:sz w:val="24"/>
            <w:szCs w:val="24"/>
          </w:rPr>
          <w:t xml:space="preserve"> </w:t>
        </w:r>
      </w:ins>
      <w:ins w:id="379" w:author="mingjia hu" w:date="2023-03-01T17:11:00Z">
        <w:r w:rsidR="00412358">
          <w:rPr>
            <w:rFonts w:ascii="Times New Roman" w:eastAsia="Times New Roman" w:hAnsi="Times New Roman" w:cs="Times New Roman"/>
            <w:color w:val="000000"/>
            <w:sz w:val="24"/>
            <w:szCs w:val="24"/>
          </w:rPr>
          <w:t>For the sake of comparing the prototype models with the best-fitting exemplar model, we</w:t>
        </w:r>
      </w:ins>
      <w:ins w:id="380" w:author="mingjia hu" w:date="2023-03-01T17:15:00Z">
        <w:r w:rsidR="00412358">
          <w:rPr>
            <w:rFonts w:ascii="Times New Roman" w:eastAsia="Times New Roman" w:hAnsi="Times New Roman" w:cs="Times New Roman"/>
            <w:color w:val="000000"/>
            <w:sz w:val="24"/>
            <w:szCs w:val="24"/>
          </w:rPr>
          <w:t xml:space="preserve"> set the dimension weights to be free parameters</w:t>
        </w:r>
      </w:ins>
      <w:ins w:id="381" w:author="mingjia hu" w:date="2023-03-01T17:16:00Z">
        <w:r w:rsidR="00412358">
          <w:rPr>
            <w:rFonts w:ascii="Times New Roman" w:eastAsia="Times New Roman" w:hAnsi="Times New Roman" w:cs="Times New Roman"/>
            <w:color w:val="000000"/>
            <w:sz w:val="24"/>
            <w:szCs w:val="24"/>
          </w:rPr>
          <w:t xml:space="preserve"> in the prototype models</w:t>
        </w:r>
      </w:ins>
      <w:ins w:id="382" w:author="mingjia hu" w:date="2023-03-01T17:15:00Z">
        <w:r w:rsidR="00412358">
          <w:rPr>
            <w:rFonts w:ascii="Times New Roman" w:eastAsia="Times New Roman" w:hAnsi="Times New Roman" w:cs="Times New Roman"/>
            <w:color w:val="000000"/>
            <w:sz w:val="24"/>
            <w:szCs w:val="24"/>
          </w:rPr>
          <w:t>.</w:t>
        </w:r>
      </w:ins>
      <w:ins w:id="383" w:author="mingjia hu" w:date="2023-03-01T17:11:00Z">
        <w:r w:rsidR="00412358">
          <w:rPr>
            <w:rFonts w:ascii="Times New Roman" w:eastAsia="Times New Roman" w:hAnsi="Times New Roman" w:cs="Times New Roman"/>
            <w:color w:val="000000"/>
            <w:sz w:val="24"/>
            <w:szCs w:val="24"/>
          </w:rPr>
          <w:t xml:space="preserve"> </w:t>
        </w:r>
      </w:ins>
      <w:r w:rsidR="0047001F" w:rsidRPr="008A375B">
        <w:rPr>
          <w:rFonts w:ascii="Times New Roman" w:eastAsia="Times New Roman" w:hAnsi="Times New Roman" w:cs="Times New Roman"/>
          <w:color w:val="000000"/>
          <w:sz w:val="24"/>
          <w:szCs w:val="24"/>
        </w:rPr>
        <w:t xml:space="preserve"> The scatter</w:t>
      </w:r>
      <w:r w:rsidR="00862264" w:rsidRPr="008A375B">
        <w:rPr>
          <w:rFonts w:ascii="Times New Roman" w:eastAsia="Times New Roman" w:hAnsi="Times New Roman" w:cs="Times New Roman"/>
          <w:color w:val="000000"/>
          <w:sz w:val="24"/>
          <w:szCs w:val="24"/>
        </w:rPr>
        <w:t xml:space="preserve"> </w:t>
      </w:r>
      <w:r w:rsidR="0047001F" w:rsidRPr="008A375B">
        <w:rPr>
          <w:rFonts w:ascii="Times New Roman" w:eastAsia="Times New Roman" w:hAnsi="Times New Roman" w:cs="Times New Roman"/>
          <w:color w:val="000000"/>
          <w:sz w:val="24"/>
          <w:szCs w:val="24"/>
        </w:rPr>
        <w:t>plots in fig</w:t>
      </w:r>
      <w:r w:rsidR="000B6BDE">
        <w:rPr>
          <w:rFonts w:ascii="Times New Roman" w:eastAsia="Times New Roman" w:hAnsi="Times New Roman" w:cs="Times New Roman"/>
          <w:color w:val="000000"/>
          <w:sz w:val="24"/>
          <w:szCs w:val="24"/>
        </w:rPr>
        <w:t xml:space="preserve">ure </w:t>
      </w:r>
      <w:del w:id="384" w:author="mingjia hu" w:date="2023-03-03T10:58:00Z">
        <w:r w:rsidR="000B6BDE" w:rsidDel="00D04B8A">
          <w:rPr>
            <w:rFonts w:ascii="Times New Roman" w:eastAsia="Times New Roman" w:hAnsi="Times New Roman" w:cs="Times New Roman"/>
            <w:color w:val="000000"/>
            <w:sz w:val="24"/>
            <w:szCs w:val="24"/>
          </w:rPr>
          <w:delText>8</w:delText>
        </w:r>
        <w:r w:rsidR="0047001F" w:rsidRPr="008A375B" w:rsidDel="00D04B8A">
          <w:rPr>
            <w:rFonts w:ascii="Times New Roman" w:eastAsia="Times New Roman" w:hAnsi="Times New Roman" w:cs="Times New Roman"/>
            <w:color w:val="000000"/>
            <w:sz w:val="24"/>
            <w:szCs w:val="24"/>
          </w:rPr>
          <w:delText xml:space="preserve"> </w:delText>
        </w:r>
      </w:del>
      <w:ins w:id="385" w:author="mingjia hu" w:date="2023-03-03T10:58:00Z">
        <w:r w:rsidR="00D04B8A">
          <w:rPr>
            <w:rFonts w:ascii="Times New Roman" w:eastAsia="Times New Roman" w:hAnsi="Times New Roman" w:cs="Times New Roman"/>
            <w:color w:val="000000"/>
            <w:sz w:val="24"/>
            <w:szCs w:val="24"/>
          </w:rPr>
          <w:t>9</w:t>
        </w:r>
        <w:r w:rsidR="00D04B8A" w:rsidRPr="008A375B">
          <w:rPr>
            <w:rFonts w:ascii="Times New Roman" w:eastAsia="Times New Roman" w:hAnsi="Times New Roman" w:cs="Times New Roman"/>
            <w:color w:val="000000"/>
            <w:sz w:val="24"/>
            <w:szCs w:val="24"/>
          </w:rPr>
          <w:t xml:space="preserve"> </w:t>
        </w:r>
      </w:ins>
      <w:r w:rsidR="0047001F" w:rsidRPr="008A375B">
        <w:rPr>
          <w:rFonts w:ascii="Times New Roman" w:eastAsia="Times New Roman" w:hAnsi="Times New Roman" w:cs="Times New Roman"/>
          <w:color w:val="000000"/>
          <w:sz w:val="24"/>
          <w:szCs w:val="24"/>
        </w:rPr>
        <w:t xml:space="preserve">show the observed and predicted probabilities of category responses for individual test patterns. </w:t>
      </w:r>
      <w:ins w:id="386" w:author="mingjia hu" w:date="2023-03-01T22:08:00Z">
        <w:r w:rsidR="001B0230">
          <w:rPr>
            <w:rFonts w:ascii="Times New Roman" w:eastAsia="Times New Roman" w:hAnsi="Times New Roman" w:cs="Times New Roman"/>
            <w:color w:val="000000"/>
            <w:sz w:val="24"/>
            <w:szCs w:val="24"/>
          </w:rPr>
          <w:t xml:space="preserve">In addition, </w:t>
        </w:r>
        <w:r w:rsidR="001B0230">
          <w:rPr>
            <w:rFonts w:ascii="Times New Roman" w:hAnsi="Times New Roman" w:cs="Times New Roman"/>
            <w:color w:val="000000"/>
            <w:sz w:val="24"/>
            <w:szCs w:val="24"/>
          </w:rPr>
          <w:t xml:space="preserve">the summary-fit statistics from </w:t>
        </w:r>
      </w:ins>
      <w:ins w:id="387" w:author="mingjia hu" w:date="2023-03-01T22:10:00Z">
        <w:r w:rsidR="001B0230">
          <w:rPr>
            <w:rFonts w:ascii="Times New Roman" w:hAnsi="Times New Roman" w:cs="Times New Roman"/>
            <w:color w:val="000000"/>
            <w:sz w:val="24"/>
            <w:szCs w:val="24"/>
          </w:rPr>
          <w:t>the two prototype models</w:t>
        </w:r>
      </w:ins>
      <w:ins w:id="388" w:author="mingjia hu" w:date="2023-03-01T22:08:00Z">
        <w:r w:rsidR="001B0230">
          <w:rPr>
            <w:rFonts w:ascii="Times New Roman" w:hAnsi="Times New Roman" w:cs="Times New Roman"/>
            <w:color w:val="000000"/>
            <w:sz w:val="24"/>
            <w:szCs w:val="24"/>
          </w:rPr>
          <w:t xml:space="preserve"> are reported in table </w:t>
        </w:r>
      </w:ins>
      <w:ins w:id="389" w:author="mingjia hu" w:date="2023-03-01T22:12:00Z">
        <w:r w:rsidR="001B0230">
          <w:rPr>
            <w:rFonts w:ascii="Times New Roman" w:hAnsi="Times New Roman" w:cs="Times New Roman"/>
            <w:color w:val="000000"/>
            <w:sz w:val="24"/>
            <w:szCs w:val="24"/>
          </w:rPr>
          <w:t>4</w:t>
        </w:r>
      </w:ins>
      <w:ins w:id="390" w:author="mingjia hu" w:date="2023-03-01T22:08:00Z">
        <w:r w:rsidR="001B0230">
          <w:rPr>
            <w:rFonts w:ascii="Times New Roman" w:hAnsi="Times New Roman" w:cs="Times New Roman"/>
            <w:color w:val="000000"/>
            <w:sz w:val="24"/>
            <w:szCs w:val="24"/>
          </w:rPr>
          <w:t xml:space="preserve">, and the </w:t>
        </w:r>
      </w:ins>
      <w:ins w:id="391" w:author="mingjia hu" w:date="2023-03-01T22:09:00Z">
        <w:r w:rsidR="001B0230">
          <w:rPr>
            <w:rFonts w:ascii="Times New Roman" w:hAnsi="Times New Roman" w:cs="Times New Roman"/>
            <w:color w:val="000000"/>
            <w:sz w:val="24"/>
            <w:szCs w:val="24"/>
          </w:rPr>
          <w:t xml:space="preserve">best-fitting parameters for </w:t>
        </w:r>
      </w:ins>
      <w:ins w:id="392" w:author="mingjia hu" w:date="2023-03-01T22:11:00Z">
        <w:r w:rsidR="001B0230">
          <w:rPr>
            <w:rFonts w:ascii="Times New Roman" w:hAnsi="Times New Roman" w:cs="Times New Roman"/>
            <w:color w:val="000000"/>
            <w:sz w:val="24"/>
            <w:szCs w:val="24"/>
          </w:rPr>
          <w:t>the two models are reported in table 5</w:t>
        </w:r>
      </w:ins>
      <w:ins w:id="393" w:author="mingjia hu" w:date="2023-03-01T22:12:00Z">
        <w:r w:rsidR="001B0230">
          <w:rPr>
            <w:rFonts w:ascii="Times New Roman" w:hAnsi="Times New Roman" w:cs="Times New Roman"/>
            <w:color w:val="000000"/>
            <w:sz w:val="24"/>
            <w:szCs w:val="24"/>
          </w:rPr>
          <w:t>.</w:t>
        </w:r>
      </w:ins>
    </w:p>
    <w:p w14:paraId="77DC42D0" w14:textId="37ADC0E3" w:rsidR="00412358" w:rsidDel="001B0230" w:rsidRDefault="00412358" w:rsidP="008A375B">
      <w:pPr>
        <w:shd w:val="clear" w:color="auto" w:fill="FFFFFF"/>
        <w:spacing w:after="0" w:line="480" w:lineRule="auto"/>
        <w:ind w:firstLine="720"/>
        <w:textAlignment w:val="baseline"/>
        <w:rPr>
          <w:del w:id="394" w:author="mingjia hu" w:date="2023-03-01T22:08:00Z"/>
          <w:rFonts w:ascii="Times New Roman" w:eastAsia="Times New Roman" w:hAnsi="Times New Roman" w:cs="Times New Roman"/>
          <w:color w:val="000000"/>
          <w:sz w:val="24"/>
          <w:szCs w:val="24"/>
        </w:rPr>
      </w:pPr>
    </w:p>
    <w:p w14:paraId="7B56D26C"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4CD36A73"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65A7A94C"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6C16BB8C"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3F25DC20"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2A7A919E"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3B3113A5"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64CB7216" w14:textId="77777777" w:rsidR="008A375B" w:rsidRPr="008A375B" w:rsidRDefault="008A375B" w:rsidP="008A375B">
      <w:pPr>
        <w:shd w:val="clear" w:color="auto" w:fill="FFFFFF"/>
        <w:spacing w:after="0" w:line="480" w:lineRule="auto"/>
        <w:ind w:firstLine="720"/>
        <w:textAlignment w:val="baseline"/>
        <w:rPr>
          <w:rFonts w:ascii="Times New Roman" w:hAnsi="Times New Roman" w:cs="Times New Roman"/>
          <w:color w:val="000000"/>
          <w:sz w:val="24"/>
          <w:szCs w:val="24"/>
        </w:rPr>
      </w:pPr>
    </w:p>
    <w:p w14:paraId="6BE4AB54" w14:textId="77777777" w:rsidR="00F21E55" w:rsidRDefault="00F21E55" w:rsidP="00C61907">
      <w:pPr>
        <w:shd w:val="clear" w:color="auto" w:fill="FFFFFF"/>
        <w:spacing w:after="0" w:line="240" w:lineRule="auto"/>
        <w:textAlignment w:val="baseline"/>
        <w:rPr>
          <w:rFonts w:ascii="Calibri" w:eastAsia="Times New Roman" w:hAnsi="Calibri" w:cs="Calibri"/>
          <w:color w:val="000000"/>
          <w:sz w:val="24"/>
          <w:szCs w:val="24"/>
        </w:rPr>
      </w:pPr>
    </w:p>
    <w:p w14:paraId="3E8DA097" w14:textId="77777777"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p>
    <w:p w14:paraId="5A568A0F" w14:textId="2344B1D9" w:rsidR="00753D10" w:rsidRDefault="00753D10" w:rsidP="00C61907">
      <w:pPr>
        <w:shd w:val="clear" w:color="auto" w:fill="FFFFFF"/>
        <w:spacing w:after="0" w:line="240" w:lineRule="auto"/>
        <w:textAlignment w:val="baseline"/>
        <w:rPr>
          <w:ins w:id="395" w:author="mingjia hu" w:date="2023-03-02T09:29:00Z"/>
          <w:rFonts w:ascii="Calibri" w:eastAsia="Times New Roman" w:hAnsi="Calibri" w:cs="Calibri"/>
          <w:color w:val="000000"/>
          <w:sz w:val="24"/>
          <w:szCs w:val="24"/>
        </w:rPr>
      </w:pPr>
    </w:p>
    <w:p w14:paraId="1D678F6D" w14:textId="5D015027" w:rsidR="0091046B" w:rsidRDefault="0091046B" w:rsidP="00C61907">
      <w:pPr>
        <w:shd w:val="clear" w:color="auto" w:fill="FFFFFF"/>
        <w:spacing w:after="0" w:line="240" w:lineRule="auto"/>
        <w:textAlignment w:val="baseline"/>
        <w:rPr>
          <w:ins w:id="396" w:author="mingjia hu" w:date="2023-03-02T09:29:00Z"/>
          <w:rFonts w:ascii="Calibri" w:eastAsia="Times New Roman" w:hAnsi="Calibri" w:cs="Calibri"/>
          <w:color w:val="000000"/>
          <w:sz w:val="24"/>
          <w:szCs w:val="24"/>
        </w:rPr>
      </w:pPr>
    </w:p>
    <w:p w14:paraId="166CCDEC" w14:textId="43D5FF5D" w:rsidR="0091046B" w:rsidRDefault="0091046B" w:rsidP="00C61907">
      <w:pPr>
        <w:shd w:val="clear" w:color="auto" w:fill="FFFFFF"/>
        <w:spacing w:after="0" w:line="240" w:lineRule="auto"/>
        <w:textAlignment w:val="baseline"/>
        <w:rPr>
          <w:ins w:id="397" w:author="mingjia hu" w:date="2023-03-02T09:29:00Z"/>
          <w:rFonts w:ascii="Calibri" w:eastAsia="Times New Roman" w:hAnsi="Calibri" w:cs="Calibri"/>
          <w:color w:val="000000"/>
          <w:sz w:val="24"/>
          <w:szCs w:val="24"/>
        </w:rPr>
      </w:pPr>
    </w:p>
    <w:p w14:paraId="03B277DE" w14:textId="2D7AEE45" w:rsidR="0091046B" w:rsidRDefault="0091046B" w:rsidP="00C61907">
      <w:pPr>
        <w:shd w:val="clear" w:color="auto" w:fill="FFFFFF"/>
        <w:spacing w:after="0" w:line="240" w:lineRule="auto"/>
        <w:textAlignment w:val="baseline"/>
        <w:rPr>
          <w:ins w:id="398" w:author="mingjia hu" w:date="2023-03-02T09:29:00Z"/>
          <w:rFonts w:ascii="Calibri" w:eastAsia="Times New Roman" w:hAnsi="Calibri" w:cs="Calibri"/>
          <w:color w:val="000000"/>
          <w:sz w:val="24"/>
          <w:szCs w:val="24"/>
        </w:rPr>
      </w:pPr>
    </w:p>
    <w:p w14:paraId="60138C61" w14:textId="3578AB08" w:rsidR="0091046B" w:rsidRDefault="0091046B" w:rsidP="00C61907">
      <w:pPr>
        <w:shd w:val="clear" w:color="auto" w:fill="FFFFFF"/>
        <w:spacing w:after="0" w:line="240" w:lineRule="auto"/>
        <w:textAlignment w:val="baseline"/>
        <w:rPr>
          <w:ins w:id="399" w:author="mingjia hu" w:date="2023-03-02T09:29:00Z"/>
          <w:rFonts w:ascii="Calibri" w:eastAsia="Times New Roman" w:hAnsi="Calibri" w:cs="Calibri"/>
          <w:color w:val="000000"/>
          <w:sz w:val="24"/>
          <w:szCs w:val="24"/>
        </w:rPr>
      </w:pPr>
    </w:p>
    <w:p w14:paraId="714626B9" w14:textId="475F01C0" w:rsidR="0091046B" w:rsidRDefault="0091046B" w:rsidP="00C61907">
      <w:pPr>
        <w:shd w:val="clear" w:color="auto" w:fill="FFFFFF"/>
        <w:spacing w:after="0" w:line="240" w:lineRule="auto"/>
        <w:textAlignment w:val="baseline"/>
        <w:rPr>
          <w:ins w:id="400" w:author="mingjia hu" w:date="2023-03-02T09:29:00Z"/>
          <w:rFonts w:ascii="Calibri" w:eastAsia="Times New Roman" w:hAnsi="Calibri" w:cs="Calibri"/>
          <w:color w:val="000000"/>
          <w:sz w:val="24"/>
          <w:szCs w:val="24"/>
        </w:rPr>
      </w:pPr>
    </w:p>
    <w:p w14:paraId="22D2F759" w14:textId="11C06921" w:rsidR="0091046B" w:rsidRDefault="0091046B" w:rsidP="00C61907">
      <w:pPr>
        <w:shd w:val="clear" w:color="auto" w:fill="FFFFFF"/>
        <w:spacing w:after="0" w:line="240" w:lineRule="auto"/>
        <w:textAlignment w:val="baseline"/>
        <w:rPr>
          <w:ins w:id="401" w:author="mingjia hu" w:date="2023-03-02T09:29:00Z"/>
          <w:rFonts w:ascii="Calibri" w:eastAsia="Times New Roman" w:hAnsi="Calibri" w:cs="Calibri"/>
          <w:color w:val="000000"/>
          <w:sz w:val="24"/>
          <w:szCs w:val="24"/>
        </w:rPr>
      </w:pPr>
    </w:p>
    <w:p w14:paraId="1D8DE358" w14:textId="5F9BDDFC" w:rsidR="0091046B" w:rsidRDefault="0091046B" w:rsidP="00C61907">
      <w:pPr>
        <w:shd w:val="clear" w:color="auto" w:fill="FFFFFF"/>
        <w:spacing w:after="0" w:line="240" w:lineRule="auto"/>
        <w:textAlignment w:val="baseline"/>
        <w:rPr>
          <w:ins w:id="402" w:author="mingjia hu" w:date="2023-03-02T09:29:00Z"/>
          <w:rFonts w:ascii="Calibri" w:eastAsia="Times New Roman" w:hAnsi="Calibri" w:cs="Calibri"/>
          <w:color w:val="000000"/>
          <w:sz w:val="24"/>
          <w:szCs w:val="24"/>
        </w:rPr>
      </w:pPr>
    </w:p>
    <w:p w14:paraId="799FFB96" w14:textId="2C88528E" w:rsidR="0091046B" w:rsidRDefault="0091046B" w:rsidP="00C61907">
      <w:pPr>
        <w:shd w:val="clear" w:color="auto" w:fill="FFFFFF"/>
        <w:spacing w:after="0" w:line="240" w:lineRule="auto"/>
        <w:textAlignment w:val="baseline"/>
        <w:rPr>
          <w:ins w:id="403" w:author="mingjia hu" w:date="2023-03-02T09:29:00Z"/>
          <w:rFonts w:ascii="Calibri" w:eastAsia="Times New Roman" w:hAnsi="Calibri" w:cs="Calibri"/>
          <w:color w:val="000000"/>
          <w:sz w:val="24"/>
          <w:szCs w:val="24"/>
        </w:rPr>
      </w:pPr>
    </w:p>
    <w:p w14:paraId="04D3ECDA" w14:textId="7B202DEE" w:rsidR="0091046B" w:rsidRDefault="0091046B" w:rsidP="00C61907">
      <w:pPr>
        <w:shd w:val="clear" w:color="auto" w:fill="FFFFFF"/>
        <w:spacing w:after="0" w:line="240" w:lineRule="auto"/>
        <w:textAlignment w:val="baseline"/>
        <w:rPr>
          <w:ins w:id="404" w:author="mingjia hu" w:date="2023-03-02T09:29:00Z"/>
          <w:rFonts w:ascii="Calibri" w:eastAsia="Times New Roman" w:hAnsi="Calibri" w:cs="Calibri"/>
          <w:color w:val="000000"/>
          <w:sz w:val="24"/>
          <w:szCs w:val="24"/>
        </w:rPr>
      </w:pPr>
    </w:p>
    <w:p w14:paraId="1C8EECAA" w14:textId="4B5AB89A" w:rsidR="0091046B" w:rsidRDefault="0091046B" w:rsidP="00C61907">
      <w:pPr>
        <w:shd w:val="clear" w:color="auto" w:fill="FFFFFF"/>
        <w:spacing w:after="0" w:line="240" w:lineRule="auto"/>
        <w:textAlignment w:val="baseline"/>
        <w:rPr>
          <w:ins w:id="405" w:author="mingjia hu" w:date="2023-03-02T09:29:00Z"/>
          <w:rFonts w:ascii="Calibri" w:eastAsia="Times New Roman" w:hAnsi="Calibri" w:cs="Calibri"/>
          <w:color w:val="000000"/>
          <w:sz w:val="24"/>
          <w:szCs w:val="24"/>
        </w:rPr>
      </w:pPr>
    </w:p>
    <w:p w14:paraId="7268D691" w14:textId="5F5820F9" w:rsidR="0091046B" w:rsidRDefault="0091046B" w:rsidP="00C61907">
      <w:pPr>
        <w:shd w:val="clear" w:color="auto" w:fill="FFFFFF"/>
        <w:spacing w:after="0" w:line="240" w:lineRule="auto"/>
        <w:textAlignment w:val="baseline"/>
        <w:rPr>
          <w:ins w:id="406" w:author="mingjia hu" w:date="2023-03-02T09:29:00Z"/>
          <w:rFonts w:ascii="Calibri" w:eastAsia="Times New Roman" w:hAnsi="Calibri" w:cs="Calibri"/>
          <w:color w:val="000000"/>
          <w:sz w:val="24"/>
          <w:szCs w:val="24"/>
        </w:rPr>
      </w:pPr>
    </w:p>
    <w:p w14:paraId="52F5DADB" w14:textId="47CF94A2" w:rsidR="0091046B" w:rsidRDefault="0091046B" w:rsidP="00C61907">
      <w:pPr>
        <w:shd w:val="clear" w:color="auto" w:fill="FFFFFF"/>
        <w:spacing w:after="0" w:line="240" w:lineRule="auto"/>
        <w:textAlignment w:val="baseline"/>
        <w:rPr>
          <w:ins w:id="407" w:author="mingjia hu" w:date="2023-03-02T09:29:00Z"/>
          <w:rFonts w:ascii="Calibri" w:eastAsia="Times New Roman" w:hAnsi="Calibri" w:cs="Calibri"/>
          <w:color w:val="000000"/>
          <w:sz w:val="24"/>
          <w:szCs w:val="24"/>
        </w:rPr>
      </w:pPr>
    </w:p>
    <w:p w14:paraId="0185DEC6" w14:textId="5659999D" w:rsidR="0091046B" w:rsidRDefault="0091046B" w:rsidP="00C61907">
      <w:pPr>
        <w:shd w:val="clear" w:color="auto" w:fill="FFFFFF"/>
        <w:spacing w:after="0" w:line="240" w:lineRule="auto"/>
        <w:textAlignment w:val="baseline"/>
        <w:rPr>
          <w:ins w:id="408" w:author="mingjia hu" w:date="2023-03-02T09:30:00Z"/>
          <w:rFonts w:ascii="Calibri" w:eastAsia="Times New Roman" w:hAnsi="Calibri" w:cs="Calibri"/>
          <w:color w:val="000000"/>
          <w:sz w:val="24"/>
          <w:szCs w:val="24"/>
        </w:rPr>
      </w:pPr>
    </w:p>
    <w:p w14:paraId="4666F2E1" w14:textId="69BE3030" w:rsidR="0091046B" w:rsidRDefault="0091046B" w:rsidP="00C61907">
      <w:pPr>
        <w:shd w:val="clear" w:color="auto" w:fill="FFFFFF"/>
        <w:spacing w:after="0" w:line="240" w:lineRule="auto"/>
        <w:textAlignment w:val="baseline"/>
        <w:rPr>
          <w:ins w:id="409" w:author="mingjia hu" w:date="2023-03-02T09:30:00Z"/>
          <w:rFonts w:ascii="Calibri" w:eastAsia="Times New Roman" w:hAnsi="Calibri" w:cs="Calibri"/>
          <w:color w:val="000000"/>
          <w:sz w:val="24"/>
          <w:szCs w:val="24"/>
        </w:rPr>
      </w:pPr>
    </w:p>
    <w:p w14:paraId="2652AB96" w14:textId="77777777" w:rsidR="0091046B" w:rsidRDefault="0091046B" w:rsidP="0091046B">
      <w:pPr>
        <w:rPr>
          <w:ins w:id="410" w:author="mingjia hu" w:date="2023-03-02T09:30:00Z"/>
          <w:rFonts w:ascii="Times New Roman" w:hAnsi="Times New Roman" w:cs="Times New Roman"/>
          <w:sz w:val="24"/>
          <w:szCs w:val="24"/>
        </w:rPr>
      </w:pPr>
      <w:ins w:id="411" w:author="mingjia hu" w:date="2023-03-02T09:30:00Z">
        <w:r>
          <w:rPr>
            <w:rFonts w:ascii="Times New Roman" w:hAnsi="Times New Roman" w:cs="Times New Roman"/>
            <w:sz w:val="24"/>
            <w:szCs w:val="24"/>
          </w:rPr>
          <w:t xml:space="preserve">Table 1. correlation coefficients between the corresponding dimensions of the rotated MDS solution and the normative solution. </w:t>
        </w:r>
      </w:ins>
    </w:p>
    <w:tbl>
      <w:tblPr>
        <w:tblStyle w:val="PlainTable2"/>
        <w:tblW w:w="0" w:type="auto"/>
        <w:tblLook w:val="04A0" w:firstRow="1" w:lastRow="0" w:firstColumn="1" w:lastColumn="0" w:noHBand="0" w:noVBand="1"/>
      </w:tblPr>
      <w:tblGrid>
        <w:gridCol w:w="2402"/>
        <w:gridCol w:w="2402"/>
      </w:tblGrid>
      <w:tr w:rsidR="0091046B" w14:paraId="1348A631" w14:textId="77777777" w:rsidTr="00B84116">
        <w:trPr>
          <w:cnfStyle w:val="100000000000" w:firstRow="1" w:lastRow="0" w:firstColumn="0" w:lastColumn="0" w:oddVBand="0" w:evenVBand="0" w:oddHBand="0" w:evenHBand="0" w:firstRowFirstColumn="0" w:firstRowLastColumn="0" w:lastRowFirstColumn="0" w:lastRowLastColumn="0"/>
          <w:trHeight w:val="429"/>
          <w:ins w:id="412" w:author="mingjia hu" w:date="2023-03-02T09:30:00Z"/>
        </w:trPr>
        <w:tc>
          <w:tcPr>
            <w:cnfStyle w:val="001000000000" w:firstRow="0" w:lastRow="0" w:firstColumn="1" w:lastColumn="0" w:oddVBand="0" w:evenVBand="0" w:oddHBand="0" w:evenHBand="0" w:firstRowFirstColumn="0" w:firstRowLastColumn="0" w:lastRowFirstColumn="0" w:lastRowLastColumn="0"/>
            <w:tcW w:w="2402" w:type="dxa"/>
            <w:tcBorders>
              <w:top w:val="single" w:sz="12" w:space="0" w:color="auto"/>
              <w:bottom w:val="single" w:sz="12" w:space="0" w:color="auto"/>
            </w:tcBorders>
          </w:tcPr>
          <w:p w14:paraId="4C8D5369" w14:textId="77777777" w:rsidR="0091046B" w:rsidRPr="00BC0952" w:rsidRDefault="0091046B" w:rsidP="00B84116">
            <w:pPr>
              <w:rPr>
                <w:ins w:id="413" w:author="mingjia hu" w:date="2023-03-02T09:30:00Z"/>
                <w:rFonts w:ascii="Times New Roman" w:hAnsi="Times New Roman" w:cs="Times New Roman"/>
                <w:b w:val="0"/>
                <w:sz w:val="24"/>
                <w:szCs w:val="24"/>
              </w:rPr>
            </w:pPr>
            <w:ins w:id="414" w:author="mingjia hu" w:date="2023-03-02T09:30:00Z">
              <w:r w:rsidRPr="00BC0952">
                <w:rPr>
                  <w:rFonts w:ascii="Times New Roman" w:hAnsi="Times New Roman" w:cs="Times New Roman"/>
                  <w:b w:val="0"/>
                  <w:sz w:val="24"/>
                  <w:szCs w:val="24"/>
                </w:rPr>
                <w:t>Dimesion</w:t>
              </w:r>
            </w:ins>
          </w:p>
        </w:tc>
        <w:tc>
          <w:tcPr>
            <w:tcW w:w="2402" w:type="dxa"/>
            <w:tcBorders>
              <w:top w:val="single" w:sz="12" w:space="0" w:color="auto"/>
              <w:bottom w:val="single" w:sz="12" w:space="0" w:color="auto"/>
            </w:tcBorders>
          </w:tcPr>
          <w:p w14:paraId="64C5CCA4" w14:textId="77777777" w:rsidR="0091046B" w:rsidRPr="00BC0952" w:rsidRDefault="0091046B" w:rsidP="00B84116">
            <w:pPr>
              <w:cnfStyle w:val="100000000000" w:firstRow="1" w:lastRow="0" w:firstColumn="0" w:lastColumn="0" w:oddVBand="0" w:evenVBand="0" w:oddHBand="0" w:evenHBand="0" w:firstRowFirstColumn="0" w:firstRowLastColumn="0" w:lastRowFirstColumn="0" w:lastRowLastColumn="0"/>
              <w:rPr>
                <w:ins w:id="415" w:author="mingjia hu" w:date="2023-03-02T09:30:00Z"/>
                <w:rFonts w:ascii="Times New Roman" w:hAnsi="Times New Roman" w:cs="Times New Roman"/>
                <w:b w:val="0"/>
                <w:sz w:val="24"/>
                <w:szCs w:val="24"/>
              </w:rPr>
            </w:pPr>
            <w:ins w:id="416" w:author="mingjia hu" w:date="2023-03-02T09:30:00Z">
              <w:r w:rsidRPr="00BC0952">
                <w:rPr>
                  <w:rFonts w:ascii="Times New Roman" w:hAnsi="Times New Roman" w:cs="Times New Roman"/>
                  <w:b w:val="0"/>
                  <w:sz w:val="24"/>
                  <w:szCs w:val="24"/>
                </w:rPr>
                <w:t>Correlation</w:t>
              </w:r>
            </w:ins>
          </w:p>
        </w:tc>
      </w:tr>
      <w:tr w:rsidR="0091046B" w14:paraId="1B9CD08E" w14:textId="77777777" w:rsidTr="00B84116">
        <w:trPr>
          <w:cnfStyle w:val="000000100000" w:firstRow="0" w:lastRow="0" w:firstColumn="0" w:lastColumn="0" w:oddVBand="0" w:evenVBand="0" w:oddHBand="1" w:evenHBand="0" w:firstRowFirstColumn="0" w:firstRowLastColumn="0" w:lastRowFirstColumn="0" w:lastRowLastColumn="0"/>
          <w:trHeight w:val="413"/>
          <w:ins w:id="417" w:author="mingjia hu" w:date="2023-03-02T09:30:00Z"/>
        </w:trPr>
        <w:tc>
          <w:tcPr>
            <w:cnfStyle w:val="001000000000" w:firstRow="0" w:lastRow="0" w:firstColumn="1" w:lastColumn="0" w:oddVBand="0" w:evenVBand="0" w:oddHBand="0" w:evenHBand="0" w:firstRowFirstColumn="0" w:firstRowLastColumn="0" w:lastRowFirstColumn="0" w:lastRowLastColumn="0"/>
            <w:tcW w:w="2402" w:type="dxa"/>
            <w:tcBorders>
              <w:top w:val="single" w:sz="12" w:space="0" w:color="auto"/>
            </w:tcBorders>
          </w:tcPr>
          <w:p w14:paraId="651C6DE1" w14:textId="77777777" w:rsidR="0091046B" w:rsidRPr="00BC0952" w:rsidRDefault="0091046B" w:rsidP="00B84116">
            <w:pPr>
              <w:rPr>
                <w:ins w:id="418" w:author="mingjia hu" w:date="2023-03-02T09:30:00Z"/>
                <w:rFonts w:ascii="Times New Roman" w:hAnsi="Times New Roman" w:cs="Times New Roman"/>
                <w:b w:val="0"/>
                <w:sz w:val="24"/>
                <w:szCs w:val="24"/>
              </w:rPr>
            </w:pPr>
            <w:ins w:id="419" w:author="mingjia hu" w:date="2023-03-02T09:30:00Z">
              <w:r w:rsidRPr="00BC0952">
                <w:rPr>
                  <w:rFonts w:ascii="Times New Roman" w:hAnsi="Times New Roman" w:cs="Times New Roman"/>
                  <w:b w:val="0"/>
                  <w:sz w:val="24"/>
                  <w:szCs w:val="24"/>
                </w:rPr>
                <w:t>1.height-to-width ratio</w:t>
              </w:r>
            </w:ins>
          </w:p>
        </w:tc>
        <w:tc>
          <w:tcPr>
            <w:tcW w:w="2402" w:type="dxa"/>
            <w:tcBorders>
              <w:top w:val="single" w:sz="12" w:space="0" w:color="auto"/>
            </w:tcBorders>
          </w:tcPr>
          <w:p w14:paraId="0EB046E7" w14:textId="77777777" w:rsidR="0091046B" w:rsidRPr="00BC0952" w:rsidRDefault="0091046B" w:rsidP="00B84116">
            <w:pPr>
              <w:cnfStyle w:val="000000100000" w:firstRow="0" w:lastRow="0" w:firstColumn="0" w:lastColumn="0" w:oddVBand="0" w:evenVBand="0" w:oddHBand="1" w:evenHBand="0" w:firstRowFirstColumn="0" w:firstRowLastColumn="0" w:lastRowFirstColumn="0" w:lastRowLastColumn="0"/>
              <w:rPr>
                <w:ins w:id="420" w:author="mingjia hu" w:date="2023-03-02T09:30:00Z"/>
                <w:rFonts w:ascii="Times New Roman" w:hAnsi="Times New Roman" w:cs="Times New Roman"/>
                <w:sz w:val="24"/>
                <w:szCs w:val="24"/>
              </w:rPr>
            </w:pPr>
            <w:ins w:id="421" w:author="mingjia hu" w:date="2023-03-02T09:30:00Z">
              <w:r w:rsidRPr="00BC0952">
                <w:rPr>
                  <w:rFonts w:ascii="Times New Roman" w:hAnsi="Times New Roman" w:cs="Times New Roman"/>
                  <w:sz w:val="24"/>
                  <w:szCs w:val="24"/>
                </w:rPr>
                <w:t>0.373</w:t>
              </w:r>
            </w:ins>
          </w:p>
        </w:tc>
      </w:tr>
      <w:tr w:rsidR="0091046B" w14:paraId="45469F02" w14:textId="77777777" w:rsidTr="00B84116">
        <w:trPr>
          <w:trHeight w:val="429"/>
          <w:ins w:id="422" w:author="mingjia hu" w:date="2023-03-02T09:30:00Z"/>
        </w:trPr>
        <w:tc>
          <w:tcPr>
            <w:cnfStyle w:val="001000000000" w:firstRow="0" w:lastRow="0" w:firstColumn="1" w:lastColumn="0" w:oddVBand="0" w:evenVBand="0" w:oddHBand="0" w:evenHBand="0" w:firstRowFirstColumn="0" w:firstRowLastColumn="0" w:lastRowFirstColumn="0" w:lastRowLastColumn="0"/>
            <w:tcW w:w="2402" w:type="dxa"/>
          </w:tcPr>
          <w:p w14:paraId="69F999BF" w14:textId="77777777" w:rsidR="0091046B" w:rsidRPr="00BC0952" w:rsidRDefault="0091046B" w:rsidP="00B84116">
            <w:pPr>
              <w:rPr>
                <w:ins w:id="423" w:author="mingjia hu" w:date="2023-03-02T09:30:00Z"/>
                <w:rFonts w:ascii="Times New Roman" w:hAnsi="Times New Roman" w:cs="Times New Roman"/>
                <w:b w:val="0"/>
                <w:sz w:val="24"/>
                <w:szCs w:val="24"/>
              </w:rPr>
            </w:pPr>
            <w:ins w:id="424" w:author="mingjia hu" w:date="2023-03-02T09:30:00Z">
              <w:r w:rsidRPr="00BC0952">
                <w:rPr>
                  <w:rFonts w:ascii="Times New Roman" w:hAnsi="Times New Roman" w:cs="Times New Roman"/>
                  <w:b w:val="0"/>
                  <w:sz w:val="24"/>
                  <w:szCs w:val="24"/>
                </w:rPr>
                <w:t>2.horizontal splitness</w:t>
              </w:r>
            </w:ins>
          </w:p>
        </w:tc>
        <w:tc>
          <w:tcPr>
            <w:tcW w:w="2402" w:type="dxa"/>
          </w:tcPr>
          <w:p w14:paraId="278C1D23" w14:textId="77777777" w:rsidR="0091046B" w:rsidRPr="00BC0952" w:rsidRDefault="0091046B" w:rsidP="00B84116">
            <w:pPr>
              <w:cnfStyle w:val="000000000000" w:firstRow="0" w:lastRow="0" w:firstColumn="0" w:lastColumn="0" w:oddVBand="0" w:evenVBand="0" w:oddHBand="0" w:evenHBand="0" w:firstRowFirstColumn="0" w:firstRowLastColumn="0" w:lastRowFirstColumn="0" w:lastRowLastColumn="0"/>
              <w:rPr>
                <w:ins w:id="425" w:author="mingjia hu" w:date="2023-03-02T09:30:00Z"/>
                <w:rFonts w:ascii="Times New Roman" w:hAnsi="Times New Roman" w:cs="Times New Roman"/>
                <w:sz w:val="24"/>
                <w:szCs w:val="24"/>
              </w:rPr>
            </w:pPr>
            <w:ins w:id="426" w:author="mingjia hu" w:date="2023-03-02T09:30:00Z">
              <w:r w:rsidRPr="00BC0952">
                <w:rPr>
                  <w:rFonts w:ascii="Times New Roman" w:hAnsi="Times New Roman" w:cs="Times New Roman"/>
                  <w:sz w:val="24"/>
                  <w:szCs w:val="24"/>
                </w:rPr>
                <w:t>0.802</w:t>
              </w:r>
            </w:ins>
          </w:p>
        </w:tc>
      </w:tr>
      <w:tr w:rsidR="0091046B" w14:paraId="3EACAC7B" w14:textId="77777777" w:rsidTr="00B84116">
        <w:trPr>
          <w:cnfStyle w:val="000000100000" w:firstRow="0" w:lastRow="0" w:firstColumn="0" w:lastColumn="0" w:oddVBand="0" w:evenVBand="0" w:oddHBand="1" w:evenHBand="0" w:firstRowFirstColumn="0" w:firstRowLastColumn="0" w:lastRowFirstColumn="0" w:lastRowLastColumn="0"/>
          <w:trHeight w:val="413"/>
          <w:ins w:id="427" w:author="mingjia hu" w:date="2023-03-02T09:30:00Z"/>
        </w:trPr>
        <w:tc>
          <w:tcPr>
            <w:cnfStyle w:val="001000000000" w:firstRow="0" w:lastRow="0" w:firstColumn="1" w:lastColumn="0" w:oddVBand="0" w:evenVBand="0" w:oddHBand="0" w:evenHBand="0" w:firstRowFirstColumn="0" w:firstRowLastColumn="0" w:lastRowFirstColumn="0" w:lastRowLastColumn="0"/>
            <w:tcW w:w="2402" w:type="dxa"/>
            <w:tcBorders>
              <w:bottom w:val="single" w:sz="12" w:space="0" w:color="auto"/>
            </w:tcBorders>
          </w:tcPr>
          <w:p w14:paraId="414EDAA8" w14:textId="77777777" w:rsidR="0091046B" w:rsidRPr="00BC0952" w:rsidRDefault="0091046B" w:rsidP="00B84116">
            <w:pPr>
              <w:rPr>
                <w:ins w:id="428" w:author="mingjia hu" w:date="2023-03-02T09:30:00Z"/>
                <w:rFonts w:ascii="Times New Roman" w:hAnsi="Times New Roman" w:cs="Times New Roman"/>
                <w:b w:val="0"/>
                <w:sz w:val="24"/>
                <w:szCs w:val="24"/>
              </w:rPr>
            </w:pPr>
            <w:ins w:id="429" w:author="mingjia hu" w:date="2023-03-02T09:30:00Z">
              <w:r w:rsidRPr="00BC0952">
                <w:rPr>
                  <w:rFonts w:ascii="Times New Roman" w:hAnsi="Times New Roman" w:cs="Times New Roman"/>
                  <w:b w:val="0"/>
                  <w:sz w:val="24"/>
                  <w:szCs w:val="24"/>
                </w:rPr>
                <w:t>3.dual centrality</w:t>
              </w:r>
            </w:ins>
          </w:p>
        </w:tc>
        <w:tc>
          <w:tcPr>
            <w:tcW w:w="2402" w:type="dxa"/>
            <w:tcBorders>
              <w:bottom w:val="single" w:sz="12" w:space="0" w:color="auto"/>
            </w:tcBorders>
          </w:tcPr>
          <w:p w14:paraId="09272B16" w14:textId="77777777" w:rsidR="0091046B" w:rsidRPr="00BC0952" w:rsidRDefault="0091046B" w:rsidP="00B84116">
            <w:pPr>
              <w:cnfStyle w:val="000000100000" w:firstRow="0" w:lastRow="0" w:firstColumn="0" w:lastColumn="0" w:oddVBand="0" w:evenVBand="0" w:oddHBand="1" w:evenHBand="0" w:firstRowFirstColumn="0" w:firstRowLastColumn="0" w:lastRowFirstColumn="0" w:lastRowLastColumn="0"/>
              <w:rPr>
                <w:ins w:id="430" w:author="mingjia hu" w:date="2023-03-02T09:30:00Z"/>
                <w:rFonts w:ascii="Times New Roman" w:hAnsi="Times New Roman" w:cs="Times New Roman"/>
                <w:sz w:val="24"/>
                <w:szCs w:val="24"/>
              </w:rPr>
            </w:pPr>
            <w:ins w:id="431" w:author="mingjia hu" w:date="2023-03-02T09:30:00Z">
              <w:r w:rsidRPr="00BC0952">
                <w:rPr>
                  <w:rFonts w:ascii="Times New Roman" w:hAnsi="Times New Roman" w:cs="Times New Roman"/>
                  <w:sz w:val="24"/>
                  <w:szCs w:val="24"/>
                </w:rPr>
                <w:t>0.600</w:t>
              </w:r>
            </w:ins>
          </w:p>
        </w:tc>
      </w:tr>
    </w:tbl>
    <w:p w14:paraId="0161BB16" w14:textId="704D8FCC" w:rsidR="0091046B" w:rsidRDefault="0091046B" w:rsidP="0091046B">
      <w:pPr>
        <w:rPr>
          <w:ins w:id="432" w:author="mingjia hu" w:date="2023-03-02T09:30:00Z"/>
          <w:rFonts w:ascii="Times New Roman" w:hAnsi="Times New Roman" w:cs="Times New Roman"/>
          <w:sz w:val="24"/>
          <w:szCs w:val="24"/>
        </w:rPr>
      </w:pPr>
    </w:p>
    <w:p w14:paraId="6A927B58" w14:textId="037629E8" w:rsidR="0091046B" w:rsidRDefault="0091046B" w:rsidP="0091046B">
      <w:pPr>
        <w:rPr>
          <w:ins w:id="433" w:author="mingjia hu" w:date="2023-03-02T09:30:00Z"/>
          <w:rFonts w:ascii="Times New Roman" w:hAnsi="Times New Roman" w:cs="Times New Roman"/>
          <w:sz w:val="24"/>
          <w:szCs w:val="24"/>
        </w:rPr>
      </w:pPr>
    </w:p>
    <w:p w14:paraId="67325423" w14:textId="68C41BC8" w:rsidR="0091046B" w:rsidRDefault="0091046B" w:rsidP="0091046B">
      <w:pPr>
        <w:rPr>
          <w:ins w:id="434" w:author="mingjia hu" w:date="2023-03-02T09:30:00Z"/>
          <w:rFonts w:ascii="Times New Roman" w:hAnsi="Times New Roman" w:cs="Times New Roman"/>
          <w:sz w:val="24"/>
          <w:szCs w:val="24"/>
        </w:rPr>
      </w:pPr>
    </w:p>
    <w:p w14:paraId="466AC277" w14:textId="74AFF78F" w:rsidR="0091046B" w:rsidRDefault="0091046B" w:rsidP="0091046B">
      <w:pPr>
        <w:rPr>
          <w:ins w:id="435" w:author="mingjia hu" w:date="2023-03-02T09:30:00Z"/>
          <w:rFonts w:ascii="Times New Roman" w:hAnsi="Times New Roman" w:cs="Times New Roman"/>
          <w:sz w:val="24"/>
          <w:szCs w:val="24"/>
        </w:rPr>
      </w:pPr>
    </w:p>
    <w:p w14:paraId="1DB910A7" w14:textId="77777777" w:rsidR="0091046B" w:rsidRDefault="0091046B" w:rsidP="0091046B">
      <w:pPr>
        <w:rPr>
          <w:ins w:id="436" w:author="mingjia hu" w:date="2023-03-02T09:30:00Z"/>
          <w:rFonts w:ascii="Times New Roman" w:hAnsi="Times New Roman" w:cs="Times New Roman"/>
          <w:sz w:val="24"/>
          <w:szCs w:val="24"/>
        </w:rPr>
      </w:pPr>
    </w:p>
    <w:p w14:paraId="1D52EAA6" w14:textId="77777777" w:rsidR="0091046B" w:rsidRPr="008A6541" w:rsidRDefault="0091046B" w:rsidP="0091046B">
      <w:pPr>
        <w:rPr>
          <w:ins w:id="437" w:author="mingjia hu" w:date="2023-03-02T09:30:00Z"/>
          <w:rFonts w:ascii="Times New Roman" w:hAnsi="Times New Roman" w:cs="Times New Roman"/>
          <w:sz w:val="24"/>
          <w:szCs w:val="24"/>
        </w:rPr>
      </w:pPr>
      <w:ins w:id="438" w:author="mingjia hu" w:date="2023-03-02T09:30:00Z">
        <w:r>
          <w:rPr>
            <w:rFonts w:ascii="Courier New" w:hAnsi="Courier New" w:cs="Courier New"/>
            <w:sz w:val="20"/>
            <w:szCs w:val="20"/>
          </w:rPr>
          <w:t>Table 2</w:t>
        </w:r>
        <w:r w:rsidRPr="00CF7026">
          <w:rPr>
            <w:rFonts w:ascii="Courier New" w:hAnsi="Courier New" w:cs="Courier New"/>
            <w:sz w:val="20"/>
            <w:szCs w:val="20"/>
          </w:rPr>
          <w:t xml:space="preserve">. Summary </w:t>
        </w:r>
        <w:r>
          <w:rPr>
            <w:rFonts w:ascii="Courier New" w:hAnsi="Courier New" w:cs="Courier New"/>
            <w:sz w:val="20"/>
            <w:szCs w:val="20"/>
          </w:rPr>
          <w:t>F</w:t>
        </w:r>
        <w:r w:rsidRPr="00CF7026">
          <w:rPr>
            <w:rFonts w:ascii="Courier New" w:hAnsi="Courier New" w:cs="Courier New"/>
            <w:sz w:val="20"/>
            <w:szCs w:val="20"/>
          </w:rPr>
          <w:t xml:space="preserve">its of </w:t>
        </w:r>
        <w:r>
          <w:rPr>
            <w:rFonts w:ascii="Courier New" w:hAnsi="Courier New" w:cs="Courier New"/>
            <w:sz w:val="20"/>
            <w:szCs w:val="20"/>
          </w:rPr>
          <w:t>M</w:t>
        </w:r>
        <w:r w:rsidRPr="00CF7026">
          <w:rPr>
            <w:rFonts w:ascii="Courier New" w:hAnsi="Courier New" w:cs="Courier New"/>
            <w:sz w:val="20"/>
            <w:szCs w:val="20"/>
          </w:rPr>
          <w:t>odels</w:t>
        </w:r>
        <w:r>
          <w:rPr>
            <w:rFonts w:ascii="Courier New" w:hAnsi="Courier New" w:cs="Courier New"/>
            <w:sz w:val="20"/>
            <w:szCs w:val="20"/>
          </w:rPr>
          <w:t xml:space="preserve"> with Alternative Methods of Stimulus Representation </w:t>
        </w:r>
        <w:r w:rsidRPr="00CF7026">
          <w:rPr>
            <w:rFonts w:ascii="Courier New" w:hAnsi="Courier New" w:cs="Courier New"/>
            <w:sz w:val="20"/>
            <w:szCs w:val="20"/>
          </w:rPr>
          <w:t>to the</w:t>
        </w:r>
        <w:r>
          <w:rPr>
            <w:rFonts w:ascii="Courier New" w:hAnsi="Courier New" w:cs="Courier New"/>
            <w:sz w:val="20"/>
            <w:szCs w:val="20"/>
          </w:rPr>
          <w:t xml:space="preserve"> Classification Test Data.</w:t>
        </w:r>
      </w:ins>
    </w:p>
    <w:p w14:paraId="1100A9DE" w14:textId="77777777" w:rsidR="0091046B" w:rsidRPr="00CF7026" w:rsidRDefault="0091046B" w:rsidP="0091046B">
      <w:pPr>
        <w:spacing w:line="240" w:lineRule="auto"/>
        <w:contextualSpacing/>
        <w:rPr>
          <w:ins w:id="439" w:author="mingjia hu" w:date="2023-03-02T09:30:00Z"/>
          <w:rFonts w:ascii="Courier New" w:hAnsi="Courier New" w:cs="Courier New"/>
          <w:sz w:val="20"/>
          <w:szCs w:val="20"/>
        </w:rPr>
      </w:pPr>
    </w:p>
    <w:p w14:paraId="6181542B" w14:textId="77777777" w:rsidR="0091046B" w:rsidRPr="008A6541" w:rsidRDefault="0091046B" w:rsidP="0091046B">
      <w:pPr>
        <w:spacing w:line="240" w:lineRule="auto"/>
        <w:contextualSpacing/>
        <w:rPr>
          <w:ins w:id="440" w:author="mingjia hu" w:date="2023-03-02T09:30:00Z"/>
          <w:rFonts w:ascii="Courier New" w:hAnsi="Courier New" w:cs="Courier New"/>
          <w:b/>
          <w:sz w:val="20"/>
          <w:szCs w:val="20"/>
          <w:u w:val="single"/>
        </w:rPr>
      </w:pPr>
      <w:ins w:id="441" w:author="mingjia hu" w:date="2023-03-02T09:30:00Z">
        <w:r w:rsidRPr="008A6541">
          <w:rPr>
            <w:rFonts w:ascii="Courier New" w:hAnsi="Courier New" w:cs="Courier New"/>
            <w:b/>
            <w:sz w:val="20"/>
            <w:szCs w:val="20"/>
            <w:u w:val="single"/>
          </w:rPr>
          <w:t>Exemplar models</w:t>
        </w:r>
      </w:ins>
    </w:p>
    <w:p w14:paraId="3986E5C1" w14:textId="77777777" w:rsidR="0091046B" w:rsidRPr="00CF7026" w:rsidRDefault="0091046B" w:rsidP="0091046B">
      <w:pPr>
        <w:spacing w:line="240" w:lineRule="auto"/>
        <w:contextualSpacing/>
        <w:rPr>
          <w:ins w:id="442" w:author="mingjia hu" w:date="2023-03-02T09:30:00Z"/>
          <w:rFonts w:ascii="Courier New" w:hAnsi="Courier New" w:cs="Courier New"/>
          <w:sz w:val="20"/>
          <w:szCs w:val="20"/>
        </w:rPr>
      </w:pPr>
    </w:p>
    <w:p w14:paraId="0728DD1B" w14:textId="77777777" w:rsidR="0091046B" w:rsidRPr="008E1238" w:rsidRDefault="0091046B" w:rsidP="0091046B">
      <w:pPr>
        <w:spacing w:line="240" w:lineRule="auto"/>
        <w:contextualSpacing/>
        <w:rPr>
          <w:ins w:id="443" w:author="mingjia hu" w:date="2023-03-02T09:30:00Z"/>
          <w:rFonts w:ascii="Courier New" w:hAnsi="Courier New" w:cs="Courier New"/>
          <w:sz w:val="20"/>
          <w:szCs w:val="20"/>
        </w:rPr>
      </w:pPr>
      <w:ins w:id="444" w:author="mingjia hu" w:date="2023-03-02T09:30:00Z">
        <w:r w:rsidRPr="008E1238">
          <w:rPr>
            <w:rFonts w:ascii="Courier New" w:hAnsi="Courier New" w:cs="Courier New"/>
            <w:sz w:val="20"/>
            <w:szCs w:val="20"/>
            <w:u w:val="single"/>
          </w:rPr>
          <w:t>Model</w:t>
        </w:r>
        <w:r w:rsidRPr="008E1238">
          <w:rPr>
            <w:rFonts w:ascii="Courier New" w:hAnsi="Courier New" w:cs="Courier New"/>
            <w:sz w:val="20"/>
            <w:szCs w:val="20"/>
          </w:rPr>
          <w:t xml:space="preserve">                    </w:t>
        </w:r>
        <w:r w:rsidRPr="008E1238">
          <w:rPr>
            <w:rFonts w:ascii="Courier New" w:hAnsi="Courier New" w:cs="Courier New"/>
            <w:sz w:val="20"/>
            <w:szCs w:val="20"/>
            <w:u w:val="single"/>
          </w:rPr>
          <w:t>-lnL</w:t>
        </w:r>
        <w:r w:rsidRPr="008E1238">
          <w:rPr>
            <w:rFonts w:ascii="Courier New" w:hAnsi="Courier New" w:cs="Courier New"/>
            <w:sz w:val="20"/>
            <w:szCs w:val="20"/>
          </w:rPr>
          <w:t xml:space="preserve">        </w:t>
        </w:r>
        <w:r w:rsidRPr="008E1238">
          <w:rPr>
            <w:rFonts w:ascii="Courier New" w:hAnsi="Courier New" w:cs="Courier New"/>
            <w:sz w:val="20"/>
            <w:szCs w:val="20"/>
            <w:u w:val="single"/>
          </w:rPr>
          <w:t>AIC</w:t>
        </w:r>
        <w:r w:rsidRPr="008E1238">
          <w:rPr>
            <w:rFonts w:ascii="Courier New" w:hAnsi="Courier New" w:cs="Courier New"/>
            <w:sz w:val="20"/>
            <w:szCs w:val="20"/>
          </w:rPr>
          <w:t xml:space="preserve">        </w:t>
        </w:r>
        <w:r w:rsidRPr="008E1238">
          <w:rPr>
            <w:rFonts w:ascii="Courier New" w:hAnsi="Courier New" w:cs="Courier New"/>
            <w:sz w:val="20"/>
            <w:szCs w:val="20"/>
            <w:u w:val="single"/>
          </w:rPr>
          <w:t>BIC</w:t>
        </w:r>
        <w:r w:rsidRPr="008E1238">
          <w:rPr>
            <w:rFonts w:ascii="Courier New" w:hAnsi="Courier New" w:cs="Courier New"/>
            <w:sz w:val="20"/>
            <w:szCs w:val="20"/>
          </w:rPr>
          <w:t xml:space="preserve">         </w:t>
        </w:r>
        <w:r w:rsidRPr="008E1238">
          <w:rPr>
            <w:rFonts w:ascii="Courier New" w:hAnsi="Courier New" w:cs="Courier New"/>
            <w:sz w:val="20"/>
            <w:szCs w:val="20"/>
            <w:u w:val="single"/>
          </w:rPr>
          <w:t>P</w:t>
        </w:r>
      </w:ins>
    </w:p>
    <w:p w14:paraId="45B70CEE" w14:textId="77777777" w:rsidR="0091046B" w:rsidRPr="008E1238" w:rsidRDefault="0091046B" w:rsidP="0091046B">
      <w:pPr>
        <w:spacing w:line="240" w:lineRule="auto"/>
        <w:contextualSpacing/>
        <w:rPr>
          <w:ins w:id="445" w:author="mingjia hu" w:date="2023-03-02T09:30:00Z"/>
          <w:rFonts w:ascii="Courier New" w:hAnsi="Courier New" w:cs="Courier New"/>
          <w:sz w:val="20"/>
          <w:szCs w:val="20"/>
        </w:rPr>
      </w:pPr>
    </w:p>
    <w:p w14:paraId="1A77E22D" w14:textId="77777777" w:rsidR="0091046B" w:rsidRPr="008E1238" w:rsidRDefault="0091046B" w:rsidP="0091046B">
      <w:pPr>
        <w:spacing w:line="240" w:lineRule="auto"/>
        <w:contextualSpacing/>
        <w:rPr>
          <w:ins w:id="446" w:author="mingjia hu" w:date="2023-03-02T09:30:00Z"/>
          <w:rFonts w:ascii="Courier New" w:hAnsi="Courier New" w:cs="Courier New"/>
          <w:sz w:val="20"/>
          <w:szCs w:val="20"/>
        </w:rPr>
      </w:pPr>
      <w:ins w:id="447" w:author="mingjia hu" w:date="2023-03-02T09:30:00Z">
        <w:r>
          <w:rPr>
            <w:rFonts w:ascii="Courier New" w:hAnsi="Courier New" w:cs="Courier New"/>
            <w:sz w:val="20"/>
            <w:szCs w:val="20"/>
          </w:rPr>
          <w:t>Average</w:t>
        </w:r>
        <w:r w:rsidRPr="008E1238">
          <w:rPr>
            <w:rFonts w:ascii="Courier New" w:hAnsi="Courier New" w:cs="Courier New"/>
            <w:sz w:val="20"/>
            <w:szCs w:val="20"/>
          </w:rPr>
          <w:t xml:space="preserve"> Similarity      </w:t>
        </w:r>
        <w:r>
          <w:rPr>
            <w:rFonts w:ascii="Courier New" w:hAnsi="Courier New" w:cs="Courier New"/>
            <w:sz w:val="20"/>
            <w:szCs w:val="20"/>
          </w:rPr>
          <w:t xml:space="preserve"> </w:t>
        </w:r>
        <w:r w:rsidRPr="008E1238">
          <w:rPr>
            <w:rFonts w:ascii="Courier New" w:hAnsi="Courier New" w:cs="Courier New"/>
            <w:sz w:val="20"/>
            <w:szCs w:val="20"/>
          </w:rPr>
          <w:t xml:space="preserve">1159.7     2331.4     2352.8       6        </w:t>
        </w:r>
      </w:ins>
    </w:p>
    <w:p w14:paraId="042C986A" w14:textId="77777777" w:rsidR="0091046B" w:rsidRPr="008E1238" w:rsidRDefault="0091046B" w:rsidP="0091046B">
      <w:pPr>
        <w:spacing w:line="240" w:lineRule="auto"/>
        <w:contextualSpacing/>
        <w:rPr>
          <w:ins w:id="448" w:author="mingjia hu" w:date="2023-03-02T09:30:00Z"/>
          <w:rFonts w:ascii="Courier New" w:hAnsi="Courier New" w:cs="Courier New"/>
          <w:sz w:val="20"/>
          <w:szCs w:val="20"/>
        </w:rPr>
      </w:pPr>
    </w:p>
    <w:p w14:paraId="3DDFD999" w14:textId="77777777" w:rsidR="0091046B" w:rsidRPr="008E1238" w:rsidRDefault="0091046B" w:rsidP="0091046B">
      <w:pPr>
        <w:spacing w:line="240" w:lineRule="auto"/>
        <w:contextualSpacing/>
        <w:rPr>
          <w:ins w:id="449" w:author="mingjia hu" w:date="2023-03-02T09:30:00Z"/>
          <w:rFonts w:ascii="Courier New" w:hAnsi="Courier New" w:cs="Courier New"/>
          <w:sz w:val="20"/>
          <w:szCs w:val="20"/>
        </w:rPr>
      </w:pPr>
      <w:ins w:id="450" w:author="mingjia hu" w:date="2023-03-02T09:30:00Z">
        <w:r w:rsidRPr="008E1238">
          <w:rPr>
            <w:rFonts w:ascii="Courier New" w:hAnsi="Courier New" w:cs="Courier New"/>
            <w:sz w:val="20"/>
            <w:szCs w:val="20"/>
          </w:rPr>
          <w:t xml:space="preserve">Dot Coordinates          1227.5     2459.0     2466.1     </w:t>
        </w:r>
        <w:r>
          <w:rPr>
            <w:rFonts w:ascii="Courier New" w:hAnsi="Courier New" w:cs="Courier New"/>
            <w:sz w:val="20"/>
            <w:szCs w:val="20"/>
          </w:rPr>
          <w:t xml:space="preserve"> </w:t>
        </w:r>
        <w:r w:rsidRPr="008E1238">
          <w:rPr>
            <w:rFonts w:ascii="Courier New" w:hAnsi="Courier New" w:cs="Courier New"/>
            <w:sz w:val="20"/>
            <w:szCs w:val="20"/>
          </w:rPr>
          <w:t xml:space="preserve"> 2        </w:t>
        </w:r>
      </w:ins>
    </w:p>
    <w:p w14:paraId="4FAB9A2C" w14:textId="77777777" w:rsidR="0091046B" w:rsidRPr="008E1238" w:rsidRDefault="0091046B" w:rsidP="0091046B">
      <w:pPr>
        <w:spacing w:line="240" w:lineRule="auto"/>
        <w:contextualSpacing/>
        <w:rPr>
          <w:ins w:id="451" w:author="mingjia hu" w:date="2023-03-02T09:30:00Z"/>
          <w:rFonts w:ascii="Courier New" w:hAnsi="Courier New" w:cs="Courier New"/>
          <w:sz w:val="20"/>
          <w:szCs w:val="20"/>
        </w:rPr>
      </w:pPr>
    </w:p>
    <w:p w14:paraId="054670CA" w14:textId="77777777" w:rsidR="0091046B" w:rsidRDefault="0091046B" w:rsidP="0091046B">
      <w:pPr>
        <w:spacing w:line="240" w:lineRule="auto"/>
        <w:contextualSpacing/>
        <w:rPr>
          <w:ins w:id="452" w:author="mingjia hu" w:date="2023-03-02T09:30:00Z"/>
          <w:rFonts w:ascii="Courier New" w:hAnsi="Courier New" w:cs="Courier New"/>
          <w:sz w:val="20"/>
          <w:szCs w:val="20"/>
        </w:rPr>
      </w:pPr>
      <w:ins w:id="453" w:author="mingjia hu" w:date="2023-03-02T09:30:00Z">
        <w:r w:rsidRPr="008E1238">
          <w:rPr>
            <w:rFonts w:ascii="Courier New" w:hAnsi="Courier New" w:cs="Courier New"/>
            <w:sz w:val="20"/>
            <w:szCs w:val="20"/>
          </w:rPr>
          <w:t xml:space="preserve">CNN Activation           1221.7     2447.4     2454.5       2  </w:t>
        </w:r>
      </w:ins>
    </w:p>
    <w:p w14:paraId="7A61B0F3" w14:textId="77777777" w:rsidR="0091046B" w:rsidRDefault="0091046B" w:rsidP="0091046B">
      <w:pPr>
        <w:spacing w:line="240" w:lineRule="auto"/>
        <w:contextualSpacing/>
        <w:rPr>
          <w:ins w:id="454" w:author="mingjia hu" w:date="2023-03-02T09:30:00Z"/>
          <w:rFonts w:ascii="Courier New" w:hAnsi="Courier New" w:cs="Courier New"/>
          <w:sz w:val="20"/>
          <w:szCs w:val="20"/>
        </w:rPr>
      </w:pPr>
      <w:ins w:id="455" w:author="mingjia hu" w:date="2023-03-02T09:30:00Z">
        <w:r w:rsidRPr="008E1238">
          <w:rPr>
            <w:rFonts w:ascii="Courier New" w:hAnsi="Courier New" w:cs="Courier New"/>
            <w:sz w:val="20"/>
            <w:szCs w:val="20"/>
          </w:rPr>
          <w:t xml:space="preserve">   </w:t>
        </w:r>
      </w:ins>
    </w:p>
    <w:p w14:paraId="10CE43A1" w14:textId="77777777" w:rsidR="0091046B" w:rsidRPr="008A6541" w:rsidRDefault="0091046B" w:rsidP="0091046B">
      <w:pPr>
        <w:spacing w:line="240" w:lineRule="auto"/>
        <w:contextualSpacing/>
        <w:rPr>
          <w:ins w:id="456" w:author="mingjia hu" w:date="2023-03-02T09:30:00Z"/>
          <w:rFonts w:ascii="Courier New" w:hAnsi="Courier New" w:cs="Courier New"/>
          <w:b/>
          <w:sz w:val="20"/>
          <w:szCs w:val="20"/>
          <w:u w:val="single"/>
        </w:rPr>
      </w:pPr>
      <w:ins w:id="457" w:author="mingjia hu" w:date="2023-03-02T09:30:00Z">
        <w:r w:rsidRPr="008A6541">
          <w:rPr>
            <w:rFonts w:ascii="Courier New" w:hAnsi="Courier New" w:cs="Courier New"/>
            <w:b/>
            <w:sz w:val="20"/>
            <w:szCs w:val="20"/>
            <w:u w:val="single"/>
          </w:rPr>
          <w:t>Prototype models</w:t>
        </w:r>
      </w:ins>
    </w:p>
    <w:p w14:paraId="540539F3" w14:textId="77777777" w:rsidR="0091046B" w:rsidRPr="00973DFE" w:rsidRDefault="0091046B" w:rsidP="0091046B">
      <w:pPr>
        <w:spacing w:line="240" w:lineRule="auto"/>
        <w:contextualSpacing/>
        <w:rPr>
          <w:ins w:id="458" w:author="mingjia hu" w:date="2023-03-02T09:30:00Z"/>
          <w:rFonts w:ascii="Courier New" w:hAnsi="Courier New" w:cs="Courier New"/>
          <w:sz w:val="20"/>
          <w:szCs w:val="20"/>
        </w:rPr>
      </w:pPr>
    </w:p>
    <w:p w14:paraId="678CFD89" w14:textId="77777777" w:rsidR="0091046B" w:rsidRPr="008E1238" w:rsidRDefault="0091046B" w:rsidP="0091046B">
      <w:pPr>
        <w:spacing w:line="240" w:lineRule="auto"/>
        <w:contextualSpacing/>
        <w:rPr>
          <w:ins w:id="459" w:author="mingjia hu" w:date="2023-03-02T09:30:00Z"/>
          <w:rFonts w:ascii="Courier New" w:hAnsi="Courier New" w:cs="Courier New"/>
          <w:sz w:val="20"/>
          <w:szCs w:val="20"/>
        </w:rPr>
      </w:pPr>
      <w:ins w:id="460" w:author="mingjia hu" w:date="2023-03-02T09:30:00Z">
        <w:r w:rsidRPr="008E1238">
          <w:rPr>
            <w:rFonts w:ascii="Courier New" w:hAnsi="Courier New" w:cs="Courier New"/>
            <w:sz w:val="20"/>
            <w:szCs w:val="20"/>
            <w:u w:val="single"/>
          </w:rPr>
          <w:t>Model</w:t>
        </w:r>
        <w:r w:rsidRPr="008E1238">
          <w:rPr>
            <w:rFonts w:ascii="Courier New" w:hAnsi="Courier New" w:cs="Courier New"/>
            <w:sz w:val="20"/>
            <w:szCs w:val="20"/>
          </w:rPr>
          <w:t xml:space="preserve">                    </w:t>
        </w:r>
        <w:r w:rsidRPr="008E1238">
          <w:rPr>
            <w:rFonts w:ascii="Courier New" w:hAnsi="Courier New" w:cs="Courier New"/>
            <w:sz w:val="20"/>
            <w:szCs w:val="20"/>
            <w:u w:val="single"/>
          </w:rPr>
          <w:t>-lnL</w:t>
        </w:r>
        <w:r w:rsidRPr="008E1238">
          <w:rPr>
            <w:rFonts w:ascii="Courier New" w:hAnsi="Courier New" w:cs="Courier New"/>
            <w:sz w:val="20"/>
            <w:szCs w:val="20"/>
          </w:rPr>
          <w:t xml:space="preserve">        </w:t>
        </w:r>
        <w:r w:rsidRPr="008E1238">
          <w:rPr>
            <w:rFonts w:ascii="Courier New" w:hAnsi="Courier New" w:cs="Courier New"/>
            <w:sz w:val="20"/>
            <w:szCs w:val="20"/>
            <w:u w:val="single"/>
          </w:rPr>
          <w:t>AIC</w:t>
        </w:r>
        <w:r w:rsidRPr="008E1238">
          <w:rPr>
            <w:rFonts w:ascii="Courier New" w:hAnsi="Courier New" w:cs="Courier New"/>
            <w:sz w:val="20"/>
            <w:szCs w:val="20"/>
          </w:rPr>
          <w:t xml:space="preserve">        </w:t>
        </w:r>
        <w:r w:rsidRPr="008E1238">
          <w:rPr>
            <w:rFonts w:ascii="Courier New" w:hAnsi="Courier New" w:cs="Courier New"/>
            <w:sz w:val="20"/>
            <w:szCs w:val="20"/>
            <w:u w:val="single"/>
          </w:rPr>
          <w:t>BIC</w:t>
        </w:r>
        <w:r w:rsidRPr="008E1238">
          <w:rPr>
            <w:rFonts w:ascii="Courier New" w:hAnsi="Courier New" w:cs="Courier New"/>
            <w:sz w:val="20"/>
            <w:szCs w:val="20"/>
          </w:rPr>
          <w:t xml:space="preserve">         </w:t>
        </w:r>
        <w:r w:rsidRPr="008E1238">
          <w:rPr>
            <w:rFonts w:ascii="Courier New" w:hAnsi="Courier New" w:cs="Courier New"/>
            <w:sz w:val="20"/>
            <w:szCs w:val="20"/>
            <w:u w:val="single"/>
          </w:rPr>
          <w:t>P</w:t>
        </w:r>
      </w:ins>
    </w:p>
    <w:p w14:paraId="26E75DF1" w14:textId="77777777" w:rsidR="0091046B" w:rsidRPr="008E1238" w:rsidRDefault="0091046B" w:rsidP="0091046B">
      <w:pPr>
        <w:spacing w:line="240" w:lineRule="auto"/>
        <w:contextualSpacing/>
        <w:rPr>
          <w:ins w:id="461" w:author="mingjia hu" w:date="2023-03-02T09:30:00Z"/>
          <w:rFonts w:ascii="Courier New" w:hAnsi="Courier New" w:cs="Courier New"/>
          <w:sz w:val="20"/>
          <w:szCs w:val="20"/>
        </w:rPr>
      </w:pPr>
    </w:p>
    <w:p w14:paraId="150BB2FB" w14:textId="6ACBF3B6" w:rsidR="0091046B" w:rsidRPr="008E1238" w:rsidRDefault="0091046B" w:rsidP="0091046B">
      <w:pPr>
        <w:spacing w:line="240" w:lineRule="auto"/>
        <w:contextualSpacing/>
        <w:rPr>
          <w:ins w:id="462" w:author="mingjia hu" w:date="2023-03-02T09:30:00Z"/>
          <w:rFonts w:ascii="Courier New" w:hAnsi="Courier New" w:cs="Courier New"/>
          <w:sz w:val="20"/>
          <w:szCs w:val="20"/>
        </w:rPr>
      </w:pPr>
      <w:ins w:id="463" w:author="mingjia hu" w:date="2023-03-02T09:30:00Z">
        <w:r>
          <w:rPr>
            <w:rFonts w:ascii="Courier New" w:hAnsi="Courier New" w:cs="Courier New"/>
            <w:sz w:val="20"/>
            <w:szCs w:val="20"/>
          </w:rPr>
          <w:t>Average</w:t>
        </w:r>
        <w:r w:rsidRPr="008E1238">
          <w:rPr>
            <w:rFonts w:ascii="Courier New" w:hAnsi="Courier New" w:cs="Courier New"/>
            <w:sz w:val="20"/>
            <w:szCs w:val="20"/>
          </w:rPr>
          <w:t xml:space="preserve"> Similarity      </w:t>
        </w:r>
      </w:ins>
      <w:ins w:id="464" w:author="mingjia hu" w:date="2023-03-02T13:34:00Z">
        <w:r w:rsidR="00B84116">
          <w:rPr>
            <w:rFonts w:ascii="Courier New" w:hAnsi="Courier New" w:cs="Courier New"/>
            <w:sz w:val="20"/>
            <w:szCs w:val="20"/>
          </w:rPr>
          <w:t xml:space="preserve"> </w:t>
        </w:r>
      </w:ins>
      <w:ins w:id="465" w:author="mingjia hu" w:date="2023-03-02T14:10:00Z">
        <w:r w:rsidR="004D5BB0">
          <w:rPr>
            <w:rFonts w:ascii="Courier New" w:hAnsi="Courier New" w:cs="Courier New"/>
            <w:sz w:val="20"/>
            <w:szCs w:val="20"/>
          </w:rPr>
          <w:t>1159.8</w:t>
        </w:r>
      </w:ins>
      <w:ins w:id="466" w:author="mingjia hu" w:date="2023-03-02T14:32:00Z">
        <w:r w:rsidR="00D62343">
          <w:rPr>
            <w:rFonts w:ascii="Courier New" w:hAnsi="Courier New" w:cs="Courier New"/>
            <w:sz w:val="20"/>
            <w:szCs w:val="20"/>
          </w:rPr>
          <w:t xml:space="preserve">     2329.6</w:t>
        </w:r>
      </w:ins>
      <w:ins w:id="467" w:author="mingjia hu" w:date="2023-03-02T14:33:00Z">
        <w:r w:rsidR="00D62343">
          <w:rPr>
            <w:rFonts w:ascii="Courier New" w:hAnsi="Courier New" w:cs="Courier New"/>
            <w:sz w:val="20"/>
            <w:szCs w:val="20"/>
          </w:rPr>
          <w:t xml:space="preserve">     2347.4</w:t>
        </w:r>
      </w:ins>
      <w:ins w:id="468" w:author="mingjia hu" w:date="2023-03-02T14:35:00Z">
        <w:r w:rsidR="00D62343">
          <w:rPr>
            <w:rFonts w:ascii="Courier New" w:hAnsi="Courier New" w:cs="Courier New"/>
            <w:sz w:val="20"/>
            <w:szCs w:val="20"/>
          </w:rPr>
          <w:t xml:space="preserve">       5</w:t>
        </w:r>
      </w:ins>
    </w:p>
    <w:p w14:paraId="7CDE0525" w14:textId="77777777" w:rsidR="0091046B" w:rsidRPr="008E1238" w:rsidRDefault="0091046B" w:rsidP="0091046B">
      <w:pPr>
        <w:spacing w:line="240" w:lineRule="auto"/>
        <w:contextualSpacing/>
        <w:rPr>
          <w:ins w:id="469" w:author="mingjia hu" w:date="2023-03-02T09:30:00Z"/>
          <w:rFonts w:ascii="Courier New" w:hAnsi="Courier New" w:cs="Courier New"/>
          <w:sz w:val="20"/>
          <w:szCs w:val="20"/>
        </w:rPr>
      </w:pPr>
    </w:p>
    <w:p w14:paraId="6C7864F5" w14:textId="65A9A1D8" w:rsidR="0091046B" w:rsidRPr="008E1238" w:rsidRDefault="0091046B" w:rsidP="0091046B">
      <w:pPr>
        <w:spacing w:line="240" w:lineRule="auto"/>
        <w:contextualSpacing/>
        <w:rPr>
          <w:ins w:id="470" w:author="mingjia hu" w:date="2023-03-02T09:30:00Z"/>
          <w:rFonts w:ascii="Courier New" w:hAnsi="Courier New" w:cs="Courier New"/>
          <w:sz w:val="20"/>
          <w:szCs w:val="20"/>
        </w:rPr>
      </w:pPr>
      <w:ins w:id="471" w:author="mingjia hu" w:date="2023-03-02T09:30:00Z">
        <w:r w:rsidRPr="008E1238">
          <w:rPr>
            <w:rFonts w:ascii="Courier New" w:hAnsi="Courier New" w:cs="Courier New"/>
            <w:sz w:val="20"/>
            <w:szCs w:val="20"/>
          </w:rPr>
          <w:t xml:space="preserve">Dot Coordinates          </w:t>
        </w:r>
      </w:ins>
      <w:ins w:id="472" w:author="mingjia hu" w:date="2023-03-02T13:57:00Z">
        <w:r w:rsidR="00C414AC">
          <w:rPr>
            <w:rFonts w:ascii="Courier New" w:hAnsi="Courier New" w:cs="Courier New"/>
            <w:sz w:val="20"/>
            <w:szCs w:val="20"/>
          </w:rPr>
          <w:t>1195.3</w:t>
        </w:r>
      </w:ins>
      <w:ins w:id="473" w:author="mingjia hu" w:date="2023-03-02T14:32:00Z">
        <w:r w:rsidR="00D62343">
          <w:rPr>
            <w:rFonts w:ascii="Courier New" w:hAnsi="Courier New" w:cs="Courier New"/>
            <w:sz w:val="20"/>
            <w:szCs w:val="20"/>
          </w:rPr>
          <w:t xml:space="preserve">     2394.6</w:t>
        </w:r>
      </w:ins>
      <w:ins w:id="474" w:author="mingjia hu" w:date="2023-03-02T14:34:00Z">
        <w:r w:rsidR="00D62343">
          <w:rPr>
            <w:rFonts w:ascii="Courier New" w:hAnsi="Courier New" w:cs="Courier New"/>
            <w:sz w:val="20"/>
            <w:szCs w:val="20"/>
          </w:rPr>
          <w:t xml:space="preserve">     2401.7</w:t>
        </w:r>
      </w:ins>
      <w:ins w:id="475" w:author="mingjia hu" w:date="2023-03-02T14:35:00Z">
        <w:r w:rsidR="00D62343">
          <w:rPr>
            <w:rFonts w:ascii="Courier New" w:hAnsi="Courier New" w:cs="Courier New"/>
            <w:sz w:val="20"/>
            <w:szCs w:val="20"/>
          </w:rPr>
          <w:t xml:space="preserve">       2</w:t>
        </w:r>
      </w:ins>
    </w:p>
    <w:p w14:paraId="61C60968" w14:textId="77777777" w:rsidR="0091046B" w:rsidRPr="008E1238" w:rsidRDefault="0091046B" w:rsidP="0091046B">
      <w:pPr>
        <w:spacing w:line="240" w:lineRule="auto"/>
        <w:contextualSpacing/>
        <w:rPr>
          <w:ins w:id="476" w:author="mingjia hu" w:date="2023-03-02T09:30:00Z"/>
          <w:rFonts w:ascii="Courier New" w:hAnsi="Courier New" w:cs="Courier New"/>
          <w:sz w:val="20"/>
          <w:szCs w:val="20"/>
        </w:rPr>
      </w:pPr>
    </w:p>
    <w:p w14:paraId="0563C51C" w14:textId="3B869A9F" w:rsidR="0091046B" w:rsidRDefault="0091046B" w:rsidP="0091046B">
      <w:pPr>
        <w:spacing w:line="240" w:lineRule="auto"/>
        <w:contextualSpacing/>
        <w:rPr>
          <w:ins w:id="477" w:author="mingjia hu" w:date="2023-03-02T09:30:00Z"/>
          <w:rFonts w:ascii="Courier New" w:hAnsi="Courier New" w:cs="Courier New"/>
          <w:sz w:val="20"/>
          <w:szCs w:val="20"/>
        </w:rPr>
      </w:pPr>
      <w:ins w:id="478" w:author="mingjia hu" w:date="2023-03-02T09:30:00Z">
        <w:r w:rsidRPr="008E1238">
          <w:rPr>
            <w:rFonts w:ascii="Courier New" w:hAnsi="Courier New" w:cs="Courier New"/>
            <w:sz w:val="20"/>
            <w:szCs w:val="20"/>
          </w:rPr>
          <w:t xml:space="preserve">CNN Activation           </w:t>
        </w:r>
      </w:ins>
      <w:ins w:id="479" w:author="mingjia hu" w:date="2023-03-02T13:35:00Z">
        <w:r w:rsidR="00B84116">
          <w:rPr>
            <w:rFonts w:ascii="Courier New" w:hAnsi="Courier New" w:cs="Courier New"/>
            <w:sz w:val="20"/>
            <w:szCs w:val="20"/>
          </w:rPr>
          <w:t>1272.0</w:t>
        </w:r>
      </w:ins>
      <w:ins w:id="480" w:author="mingjia hu" w:date="2023-03-02T14:33:00Z">
        <w:r w:rsidR="00D62343">
          <w:rPr>
            <w:rFonts w:ascii="Courier New" w:hAnsi="Courier New" w:cs="Courier New"/>
            <w:sz w:val="20"/>
            <w:szCs w:val="20"/>
          </w:rPr>
          <w:t xml:space="preserve">     2548.0</w:t>
        </w:r>
      </w:ins>
      <w:ins w:id="481" w:author="mingjia hu" w:date="2023-03-02T14:34:00Z">
        <w:r w:rsidR="00D62343">
          <w:rPr>
            <w:rFonts w:ascii="Courier New" w:hAnsi="Courier New" w:cs="Courier New"/>
            <w:sz w:val="20"/>
            <w:szCs w:val="20"/>
          </w:rPr>
          <w:t xml:space="preserve">     2555.1</w:t>
        </w:r>
      </w:ins>
      <w:ins w:id="482" w:author="mingjia hu" w:date="2023-03-02T14:35:00Z">
        <w:r w:rsidR="00D62343">
          <w:rPr>
            <w:rFonts w:ascii="Courier New" w:hAnsi="Courier New" w:cs="Courier New"/>
            <w:sz w:val="20"/>
            <w:szCs w:val="20"/>
          </w:rPr>
          <w:t xml:space="preserve">       2</w:t>
        </w:r>
      </w:ins>
    </w:p>
    <w:p w14:paraId="5F8D6CFB" w14:textId="77777777" w:rsidR="0091046B" w:rsidRDefault="0091046B" w:rsidP="0091046B">
      <w:pPr>
        <w:spacing w:line="240" w:lineRule="auto"/>
        <w:contextualSpacing/>
        <w:rPr>
          <w:ins w:id="483" w:author="mingjia hu" w:date="2023-03-02T09:30:00Z"/>
          <w:rFonts w:ascii="Courier New" w:hAnsi="Courier New" w:cs="Courier New"/>
          <w:sz w:val="20"/>
          <w:szCs w:val="20"/>
        </w:rPr>
      </w:pPr>
    </w:p>
    <w:p w14:paraId="4F9AC0A9" w14:textId="77777777" w:rsidR="0091046B" w:rsidRDefault="0091046B" w:rsidP="0091046B">
      <w:pPr>
        <w:spacing w:line="240" w:lineRule="auto"/>
        <w:contextualSpacing/>
        <w:rPr>
          <w:ins w:id="484" w:author="mingjia hu" w:date="2023-03-02T09:30:00Z"/>
          <w:rFonts w:ascii="Courier New" w:hAnsi="Courier New" w:cs="Courier New"/>
          <w:sz w:val="20"/>
          <w:szCs w:val="20"/>
        </w:rPr>
      </w:pPr>
    </w:p>
    <w:p w14:paraId="7EDDE750" w14:textId="77777777" w:rsidR="0091046B" w:rsidRDefault="0091046B" w:rsidP="0091046B">
      <w:pPr>
        <w:spacing w:line="240" w:lineRule="auto"/>
        <w:contextualSpacing/>
        <w:rPr>
          <w:ins w:id="485" w:author="mingjia hu" w:date="2023-03-02T09:30:00Z"/>
          <w:rFonts w:ascii="Courier New" w:hAnsi="Courier New" w:cs="Courier New"/>
          <w:sz w:val="20"/>
          <w:szCs w:val="20"/>
        </w:rPr>
      </w:pPr>
    </w:p>
    <w:p w14:paraId="21FFD2B0" w14:textId="77777777" w:rsidR="0091046B" w:rsidRDefault="0091046B" w:rsidP="0091046B">
      <w:pPr>
        <w:spacing w:line="240" w:lineRule="auto"/>
        <w:contextualSpacing/>
        <w:rPr>
          <w:ins w:id="486" w:author="mingjia hu" w:date="2023-03-02T09:30:00Z"/>
          <w:rFonts w:ascii="Courier New" w:hAnsi="Courier New" w:cs="Courier New"/>
          <w:sz w:val="20"/>
          <w:szCs w:val="20"/>
        </w:rPr>
      </w:pPr>
    </w:p>
    <w:p w14:paraId="6E426FB1" w14:textId="77777777" w:rsidR="0091046B" w:rsidRDefault="0091046B" w:rsidP="0091046B">
      <w:pPr>
        <w:spacing w:line="240" w:lineRule="auto"/>
        <w:contextualSpacing/>
        <w:rPr>
          <w:ins w:id="487" w:author="mingjia hu" w:date="2023-03-02T09:30:00Z"/>
          <w:rFonts w:ascii="Courier New" w:hAnsi="Courier New" w:cs="Courier New"/>
          <w:sz w:val="20"/>
          <w:szCs w:val="20"/>
        </w:rPr>
      </w:pPr>
    </w:p>
    <w:p w14:paraId="05C3DDA1" w14:textId="77777777" w:rsidR="0091046B" w:rsidRDefault="0091046B" w:rsidP="0091046B">
      <w:pPr>
        <w:spacing w:line="240" w:lineRule="auto"/>
        <w:contextualSpacing/>
        <w:rPr>
          <w:ins w:id="488" w:author="mingjia hu" w:date="2023-03-02T09:30:00Z"/>
          <w:rFonts w:ascii="Courier New" w:hAnsi="Courier New" w:cs="Courier New"/>
          <w:sz w:val="20"/>
          <w:szCs w:val="20"/>
        </w:rPr>
      </w:pPr>
    </w:p>
    <w:p w14:paraId="461A1492" w14:textId="77777777" w:rsidR="0091046B" w:rsidRDefault="0091046B" w:rsidP="0091046B">
      <w:pPr>
        <w:spacing w:line="240" w:lineRule="auto"/>
        <w:contextualSpacing/>
        <w:rPr>
          <w:ins w:id="489" w:author="mingjia hu" w:date="2023-03-02T09:30:00Z"/>
          <w:rFonts w:ascii="Courier New" w:hAnsi="Courier New" w:cs="Courier New"/>
          <w:sz w:val="20"/>
          <w:szCs w:val="20"/>
        </w:rPr>
      </w:pPr>
    </w:p>
    <w:p w14:paraId="71940FE2" w14:textId="77777777" w:rsidR="0091046B" w:rsidRDefault="0091046B" w:rsidP="0091046B">
      <w:pPr>
        <w:spacing w:line="240" w:lineRule="auto"/>
        <w:contextualSpacing/>
        <w:rPr>
          <w:ins w:id="490" w:author="mingjia hu" w:date="2023-03-02T09:30:00Z"/>
          <w:rFonts w:ascii="Courier New" w:hAnsi="Courier New" w:cs="Courier New"/>
          <w:sz w:val="20"/>
          <w:szCs w:val="20"/>
        </w:rPr>
      </w:pPr>
    </w:p>
    <w:p w14:paraId="5832520D" w14:textId="77777777" w:rsidR="0091046B" w:rsidRDefault="0091046B" w:rsidP="0091046B">
      <w:pPr>
        <w:spacing w:line="240" w:lineRule="auto"/>
        <w:contextualSpacing/>
        <w:rPr>
          <w:ins w:id="491" w:author="mingjia hu" w:date="2023-03-02T09:30:00Z"/>
          <w:rFonts w:ascii="Courier New" w:hAnsi="Courier New" w:cs="Courier New"/>
          <w:sz w:val="20"/>
          <w:szCs w:val="20"/>
        </w:rPr>
      </w:pPr>
    </w:p>
    <w:p w14:paraId="00A0F45F" w14:textId="77FB5879" w:rsidR="0091046B" w:rsidRDefault="0091046B" w:rsidP="0091046B">
      <w:pPr>
        <w:spacing w:line="240" w:lineRule="auto"/>
        <w:contextualSpacing/>
        <w:rPr>
          <w:ins w:id="492" w:author="mingjia hu" w:date="2023-03-02T09:30:00Z"/>
          <w:rFonts w:ascii="Courier New" w:hAnsi="Courier New" w:cs="Courier New"/>
          <w:sz w:val="20"/>
          <w:szCs w:val="20"/>
        </w:rPr>
      </w:pPr>
    </w:p>
    <w:p w14:paraId="39CB83CE" w14:textId="77777777" w:rsidR="0091046B" w:rsidRDefault="0091046B" w:rsidP="0091046B">
      <w:pPr>
        <w:spacing w:line="240" w:lineRule="auto"/>
        <w:contextualSpacing/>
        <w:rPr>
          <w:ins w:id="493" w:author="mingjia hu" w:date="2023-03-02T09:30:00Z"/>
          <w:rFonts w:ascii="Courier New" w:hAnsi="Courier New" w:cs="Courier New"/>
          <w:sz w:val="20"/>
          <w:szCs w:val="20"/>
        </w:rPr>
      </w:pPr>
    </w:p>
    <w:p w14:paraId="4F8C3E84" w14:textId="77777777" w:rsidR="0091046B" w:rsidRDefault="0091046B" w:rsidP="0091046B">
      <w:pPr>
        <w:spacing w:line="240" w:lineRule="auto"/>
        <w:contextualSpacing/>
        <w:rPr>
          <w:ins w:id="494" w:author="mingjia hu" w:date="2023-03-02T09:30:00Z"/>
          <w:rFonts w:ascii="Courier New" w:hAnsi="Courier New" w:cs="Courier New"/>
          <w:sz w:val="20"/>
          <w:szCs w:val="20"/>
        </w:rPr>
      </w:pPr>
      <w:ins w:id="495" w:author="mingjia hu" w:date="2023-03-02T09:30:00Z">
        <w:r>
          <w:rPr>
            <w:rFonts w:ascii="Courier New" w:hAnsi="Courier New" w:cs="Courier New"/>
            <w:sz w:val="20"/>
            <w:szCs w:val="20"/>
          </w:rPr>
          <w:t>Table 3</w:t>
        </w:r>
        <w:r w:rsidRPr="00BC201C">
          <w:rPr>
            <w:rFonts w:ascii="Courier New" w:hAnsi="Courier New" w:cs="Courier New"/>
            <w:sz w:val="20"/>
            <w:szCs w:val="20"/>
          </w:rPr>
          <w:t>.  Best-Fitting Free Parameters</w:t>
        </w:r>
        <w:r>
          <w:rPr>
            <w:rFonts w:ascii="Courier New" w:hAnsi="Courier New" w:cs="Courier New"/>
            <w:sz w:val="20"/>
            <w:szCs w:val="20"/>
          </w:rPr>
          <w:t xml:space="preserve"> of Models with Alternative Methods of Stimulus Representation.</w:t>
        </w:r>
      </w:ins>
    </w:p>
    <w:p w14:paraId="52473A99" w14:textId="77777777" w:rsidR="0091046B" w:rsidRDefault="0091046B" w:rsidP="0091046B">
      <w:pPr>
        <w:spacing w:line="240" w:lineRule="auto"/>
        <w:contextualSpacing/>
        <w:rPr>
          <w:ins w:id="496" w:author="mingjia hu" w:date="2023-03-02T09:30:00Z"/>
          <w:rFonts w:ascii="Courier New" w:hAnsi="Courier New" w:cs="Courier New"/>
          <w:sz w:val="20"/>
          <w:szCs w:val="20"/>
        </w:rPr>
      </w:pPr>
    </w:p>
    <w:p w14:paraId="119FE7F6" w14:textId="77777777" w:rsidR="0091046B" w:rsidRPr="008A6541" w:rsidRDefault="0091046B" w:rsidP="0091046B">
      <w:pPr>
        <w:spacing w:line="240" w:lineRule="auto"/>
        <w:contextualSpacing/>
        <w:rPr>
          <w:ins w:id="497" w:author="mingjia hu" w:date="2023-03-02T09:30:00Z"/>
          <w:rFonts w:ascii="Courier New" w:hAnsi="Courier New" w:cs="Courier New"/>
          <w:b/>
          <w:sz w:val="20"/>
          <w:szCs w:val="20"/>
          <w:u w:val="single"/>
        </w:rPr>
      </w:pPr>
      <w:ins w:id="498" w:author="mingjia hu" w:date="2023-03-02T09:30:00Z">
        <w:r w:rsidRPr="008A6541">
          <w:rPr>
            <w:rFonts w:ascii="Courier New" w:hAnsi="Courier New" w:cs="Courier New"/>
            <w:b/>
            <w:sz w:val="20"/>
            <w:szCs w:val="20"/>
            <w:u w:val="single"/>
          </w:rPr>
          <w:t>Exemplar models</w:t>
        </w:r>
      </w:ins>
    </w:p>
    <w:p w14:paraId="3E927CD1" w14:textId="77777777" w:rsidR="0091046B" w:rsidRDefault="0091046B" w:rsidP="0091046B">
      <w:pPr>
        <w:spacing w:line="240" w:lineRule="auto"/>
        <w:contextualSpacing/>
        <w:rPr>
          <w:ins w:id="499" w:author="mingjia hu" w:date="2023-03-02T09:30:00Z"/>
          <w:rFonts w:ascii="Courier New" w:hAnsi="Courier New" w:cs="Courier New"/>
          <w:u w:val="single"/>
        </w:rPr>
      </w:pPr>
    </w:p>
    <w:p w14:paraId="14CB3D76" w14:textId="77777777" w:rsidR="0091046B" w:rsidRPr="00BC201C" w:rsidRDefault="0091046B" w:rsidP="0091046B">
      <w:pPr>
        <w:spacing w:line="240" w:lineRule="auto"/>
        <w:contextualSpacing/>
        <w:rPr>
          <w:ins w:id="500" w:author="mingjia hu" w:date="2023-03-02T09:30:00Z"/>
          <w:rFonts w:ascii="Courier New" w:hAnsi="Courier New" w:cs="Courier New"/>
          <w:u w:val="single"/>
        </w:rPr>
      </w:pPr>
      <w:ins w:id="501" w:author="mingjia hu" w:date="2023-03-02T09:30:00Z">
        <w:r w:rsidRPr="00BC201C">
          <w:rPr>
            <w:rFonts w:ascii="Courier New" w:hAnsi="Courier New" w:cs="Courier New"/>
            <w:u w:val="single"/>
          </w:rPr>
          <w:t xml:space="preserve">Parameter </w:t>
        </w:r>
        <w:r>
          <w:rPr>
            <w:rFonts w:ascii="Courier New" w:hAnsi="Courier New" w:cs="Courier New"/>
          </w:rPr>
          <w:t xml:space="preserve">  </w:t>
        </w:r>
        <w:r>
          <w:rPr>
            <w:rFonts w:ascii="Courier New" w:hAnsi="Courier New" w:cs="Courier New"/>
            <w:u w:val="single"/>
          </w:rPr>
          <w:t>Average Similarity</w:t>
        </w:r>
        <w:r w:rsidRPr="00BC201C">
          <w:rPr>
            <w:rFonts w:ascii="Courier New" w:hAnsi="Courier New" w:cs="Courier New"/>
          </w:rPr>
          <w:t xml:space="preserve"> </w:t>
        </w:r>
        <w:r>
          <w:rPr>
            <w:rFonts w:ascii="Courier New" w:hAnsi="Courier New" w:cs="Courier New"/>
          </w:rPr>
          <w:t xml:space="preserve">  </w:t>
        </w:r>
        <w:r w:rsidRPr="008A6541">
          <w:rPr>
            <w:rFonts w:ascii="Courier New" w:hAnsi="Courier New" w:cs="Courier New"/>
            <w:u w:val="single"/>
          </w:rPr>
          <w:t xml:space="preserve">Dot </w:t>
        </w:r>
        <w:r w:rsidRPr="005A392A">
          <w:rPr>
            <w:rFonts w:ascii="Courier New" w:hAnsi="Courier New" w:cs="Courier New"/>
            <w:u w:val="single"/>
          </w:rPr>
          <w:t>Coordinates</w:t>
        </w:r>
        <w:r w:rsidRPr="008A6541">
          <w:rPr>
            <w:rFonts w:ascii="Courier New" w:hAnsi="Courier New" w:cs="Courier New"/>
          </w:rPr>
          <w:t xml:space="preserve"> </w:t>
        </w:r>
        <w:r>
          <w:rPr>
            <w:rFonts w:ascii="Courier New" w:hAnsi="Courier New" w:cs="Courier New"/>
          </w:rPr>
          <w:t xml:space="preserve"> </w:t>
        </w:r>
        <w:r>
          <w:rPr>
            <w:rFonts w:ascii="Courier New" w:hAnsi="Courier New" w:cs="Courier New"/>
            <w:u w:val="single"/>
          </w:rPr>
          <w:t>CNN Activation</w:t>
        </w:r>
      </w:ins>
    </w:p>
    <w:p w14:paraId="5401A20C" w14:textId="77777777" w:rsidR="0091046B" w:rsidRDefault="0091046B" w:rsidP="0091046B">
      <w:pPr>
        <w:spacing w:line="240" w:lineRule="auto"/>
        <w:contextualSpacing/>
        <w:rPr>
          <w:ins w:id="502" w:author="mingjia hu" w:date="2023-03-02T09:30:00Z"/>
          <w:rFonts w:ascii="Courier New" w:hAnsi="Courier New" w:cs="Courier New"/>
        </w:rPr>
      </w:pPr>
    </w:p>
    <w:p w14:paraId="5DB27974" w14:textId="77777777" w:rsidR="0091046B" w:rsidRPr="00C20FB4" w:rsidRDefault="0091046B" w:rsidP="0091046B">
      <w:pPr>
        <w:spacing w:line="240" w:lineRule="auto"/>
        <w:contextualSpacing/>
        <w:rPr>
          <w:ins w:id="503" w:author="mingjia hu" w:date="2023-03-02T09:30:00Z"/>
          <w:rFonts w:ascii="Courier New" w:hAnsi="Courier New" w:cs="Courier New"/>
        </w:rPr>
      </w:pPr>
      <w:ins w:id="504" w:author="mingjia hu" w:date="2023-03-02T09:30:00Z">
        <w:r w:rsidRPr="008A6541">
          <w:rPr>
            <w:rFonts w:ascii="Courier New" w:hAnsi="Courier New" w:cs="Courier New"/>
            <w:i/>
          </w:rPr>
          <w:t>S</w:t>
        </w:r>
        <w:r w:rsidRPr="008A6541">
          <w:rPr>
            <w:rFonts w:ascii="Courier New" w:hAnsi="Courier New" w:cs="Courier New"/>
            <w:i/>
            <w:vertAlign w:val="subscript"/>
          </w:rPr>
          <w:t>p</w:t>
        </w:r>
        <w:r w:rsidRPr="008A6541">
          <w:rPr>
            <w:rFonts w:ascii="Courier New" w:hAnsi="Courier New" w:cs="Courier New"/>
            <w:i/>
          </w:rPr>
          <w:t xml:space="preserve"> </w:t>
        </w:r>
        <w:r>
          <w:rPr>
            <w:rFonts w:ascii="Courier New" w:hAnsi="Courier New" w:cs="Courier New"/>
          </w:rPr>
          <w:t xml:space="preserve">              1.000                   --        </w:t>
        </w:r>
        <w:r>
          <w:rPr>
            <w:rFonts w:ascii="Courier New" w:hAnsi="Courier New" w:cs="Courier New"/>
          </w:rPr>
          <w:tab/>
          <w:t xml:space="preserve"> --   </w:t>
        </w:r>
      </w:ins>
    </w:p>
    <w:p w14:paraId="22EA41D7" w14:textId="77777777" w:rsidR="0091046B" w:rsidRDefault="0091046B" w:rsidP="0091046B">
      <w:pPr>
        <w:spacing w:line="240" w:lineRule="auto"/>
        <w:contextualSpacing/>
        <w:rPr>
          <w:ins w:id="505" w:author="mingjia hu" w:date="2023-03-02T09:30:00Z"/>
          <w:rFonts w:ascii="Courier New" w:hAnsi="Courier New" w:cs="Courier New"/>
        </w:rPr>
      </w:pPr>
    </w:p>
    <w:p w14:paraId="0FECA1C3" w14:textId="77777777" w:rsidR="0091046B" w:rsidRPr="00C20FB4" w:rsidRDefault="0091046B" w:rsidP="0091046B">
      <w:pPr>
        <w:spacing w:line="240" w:lineRule="auto"/>
        <w:contextualSpacing/>
        <w:rPr>
          <w:ins w:id="506" w:author="mingjia hu" w:date="2023-03-02T09:30:00Z"/>
          <w:rFonts w:ascii="Courier New" w:hAnsi="Courier New" w:cs="Courier New"/>
        </w:rPr>
      </w:pPr>
      <w:ins w:id="507" w:author="mingjia hu" w:date="2023-03-02T09:30:00Z">
        <w:r w:rsidRPr="008A6541">
          <w:rPr>
            <w:rFonts w:ascii="Courier New" w:hAnsi="Courier New" w:cs="Courier New"/>
            <w:i/>
          </w:rPr>
          <w:t>S</w:t>
        </w:r>
        <w:r w:rsidRPr="008A6541">
          <w:rPr>
            <w:rFonts w:ascii="Courier New" w:hAnsi="Courier New" w:cs="Courier New"/>
            <w:i/>
            <w:vertAlign w:val="subscript"/>
          </w:rPr>
          <w:t>l</w:t>
        </w:r>
        <w:r>
          <w:rPr>
            <w:rFonts w:ascii="Courier New" w:hAnsi="Courier New" w:cs="Courier New"/>
          </w:rPr>
          <w:t xml:space="preserve">               0.523                   --     </w:t>
        </w:r>
        <w:r>
          <w:rPr>
            <w:rFonts w:ascii="Courier New" w:hAnsi="Courier New" w:cs="Courier New"/>
          </w:rPr>
          <w:tab/>
        </w:r>
        <w:r>
          <w:rPr>
            <w:rFonts w:ascii="Courier New" w:hAnsi="Courier New" w:cs="Courier New"/>
          </w:rPr>
          <w:tab/>
          <w:t xml:space="preserve"> --</w:t>
        </w:r>
      </w:ins>
    </w:p>
    <w:p w14:paraId="0406625A" w14:textId="77777777" w:rsidR="0091046B" w:rsidRPr="00BC201C" w:rsidRDefault="0091046B" w:rsidP="0091046B">
      <w:pPr>
        <w:spacing w:line="240" w:lineRule="auto"/>
        <w:contextualSpacing/>
        <w:rPr>
          <w:ins w:id="508" w:author="mingjia hu" w:date="2023-03-02T09:30:00Z"/>
          <w:rFonts w:ascii="Courier New" w:hAnsi="Courier New" w:cs="Courier New"/>
        </w:rPr>
      </w:pPr>
    </w:p>
    <w:p w14:paraId="03F7C621" w14:textId="77777777" w:rsidR="0091046B" w:rsidRPr="00C20FB4" w:rsidRDefault="0091046B" w:rsidP="0091046B">
      <w:pPr>
        <w:spacing w:line="240" w:lineRule="auto"/>
        <w:contextualSpacing/>
        <w:rPr>
          <w:ins w:id="509" w:author="mingjia hu" w:date="2023-03-02T09:30:00Z"/>
          <w:rFonts w:ascii="Courier New" w:hAnsi="Courier New" w:cs="Courier New"/>
        </w:rPr>
      </w:pPr>
      <w:ins w:id="510" w:author="mingjia hu" w:date="2023-03-02T09:30:00Z">
        <w:r w:rsidRPr="008A6541">
          <w:rPr>
            <w:rFonts w:ascii="Courier New" w:hAnsi="Courier New" w:cs="Courier New"/>
            <w:i/>
          </w:rPr>
          <w:t>S</w:t>
        </w:r>
        <w:r w:rsidRPr="008A6541">
          <w:rPr>
            <w:rFonts w:ascii="Courier New" w:hAnsi="Courier New" w:cs="Courier New"/>
            <w:i/>
            <w:vertAlign w:val="subscript"/>
          </w:rPr>
          <w:t>m</w:t>
        </w:r>
        <w:r>
          <w:rPr>
            <w:rFonts w:ascii="Courier New" w:hAnsi="Courier New" w:cs="Courier New"/>
          </w:rPr>
          <w:t xml:space="preserve">               0.370             </w:t>
        </w:r>
        <w:r>
          <w:rPr>
            <w:rFonts w:ascii="Courier New" w:hAnsi="Courier New" w:cs="Courier New"/>
          </w:rPr>
          <w:tab/>
          <w:t xml:space="preserve">   --     </w:t>
        </w:r>
        <w:r>
          <w:rPr>
            <w:rFonts w:ascii="Courier New" w:hAnsi="Courier New" w:cs="Courier New"/>
          </w:rPr>
          <w:tab/>
        </w:r>
        <w:r>
          <w:rPr>
            <w:rFonts w:ascii="Courier New" w:hAnsi="Courier New" w:cs="Courier New"/>
          </w:rPr>
          <w:tab/>
          <w:t xml:space="preserve"> --</w:t>
        </w:r>
      </w:ins>
    </w:p>
    <w:p w14:paraId="537892A4" w14:textId="77777777" w:rsidR="0091046B" w:rsidRPr="00BC201C" w:rsidRDefault="0091046B" w:rsidP="0091046B">
      <w:pPr>
        <w:spacing w:line="240" w:lineRule="auto"/>
        <w:contextualSpacing/>
        <w:rPr>
          <w:ins w:id="511" w:author="mingjia hu" w:date="2023-03-02T09:30:00Z"/>
          <w:rFonts w:ascii="Courier New" w:hAnsi="Courier New" w:cs="Courier New"/>
        </w:rPr>
      </w:pPr>
    </w:p>
    <w:p w14:paraId="539E6F53" w14:textId="77777777" w:rsidR="0091046B" w:rsidRDefault="0091046B" w:rsidP="0091046B">
      <w:pPr>
        <w:spacing w:line="240" w:lineRule="auto"/>
        <w:contextualSpacing/>
        <w:rPr>
          <w:ins w:id="512" w:author="mingjia hu" w:date="2023-03-02T09:30:00Z"/>
          <w:rFonts w:ascii="Courier New" w:hAnsi="Courier New" w:cs="Courier New"/>
        </w:rPr>
      </w:pPr>
      <w:ins w:id="513" w:author="mingjia hu" w:date="2023-03-02T09:30:00Z">
        <w:r w:rsidRPr="008A6541">
          <w:rPr>
            <w:rFonts w:ascii="Courier New" w:hAnsi="Courier New" w:cs="Courier New"/>
            <w:i/>
          </w:rPr>
          <w:t>S</w:t>
        </w:r>
        <w:r w:rsidRPr="008A6541">
          <w:rPr>
            <w:rFonts w:ascii="Courier New" w:hAnsi="Courier New" w:cs="Courier New"/>
            <w:i/>
            <w:vertAlign w:val="subscript"/>
          </w:rPr>
          <w:t>h</w:t>
        </w:r>
        <w:r>
          <w:rPr>
            <w:rFonts w:ascii="Courier New" w:hAnsi="Courier New" w:cs="Courier New"/>
          </w:rPr>
          <w:t xml:space="preserve">               0.277             </w:t>
        </w:r>
        <w:r>
          <w:rPr>
            <w:rFonts w:ascii="Courier New" w:hAnsi="Courier New" w:cs="Courier New"/>
          </w:rPr>
          <w:tab/>
          <w:t xml:space="preserve">   --             --</w:t>
        </w:r>
      </w:ins>
    </w:p>
    <w:p w14:paraId="0021A384" w14:textId="77777777" w:rsidR="0091046B" w:rsidRPr="00BC201C" w:rsidRDefault="0091046B" w:rsidP="0091046B">
      <w:pPr>
        <w:spacing w:line="240" w:lineRule="auto"/>
        <w:contextualSpacing/>
        <w:rPr>
          <w:ins w:id="514" w:author="mingjia hu" w:date="2023-03-02T09:30:00Z"/>
          <w:rFonts w:ascii="Courier New" w:hAnsi="Courier New" w:cs="Courier New"/>
        </w:rPr>
      </w:pPr>
    </w:p>
    <w:p w14:paraId="258AA2B2" w14:textId="77777777" w:rsidR="0091046B" w:rsidRPr="00BC201C" w:rsidRDefault="0091046B" w:rsidP="0091046B">
      <w:pPr>
        <w:spacing w:line="240" w:lineRule="auto"/>
        <w:contextualSpacing/>
        <w:rPr>
          <w:ins w:id="515" w:author="mingjia hu" w:date="2023-03-02T09:30:00Z"/>
          <w:rFonts w:ascii="Courier New" w:hAnsi="Courier New" w:cs="Courier New"/>
        </w:rPr>
      </w:pPr>
      <w:ins w:id="516" w:author="mingjia hu" w:date="2023-03-02T09:30:00Z">
        <w:r w:rsidRPr="008A6541">
          <w:rPr>
            <w:rFonts w:ascii="Courier New" w:hAnsi="Courier New" w:cs="Courier New"/>
            <w:i/>
          </w:rPr>
          <w:t>S</w:t>
        </w:r>
        <w:r w:rsidRPr="008A6541">
          <w:rPr>
            <w:rFonts w:ascii="Courier New" w:hAnsi="Courier New" w:cs="Courier New"/>
            <w:i/>
            <w:vertAlign w:val="subscript"/>
          </w:rPr>
          <w:t>c</w:t>
        </w:r>
        <w:r>
          <w:rPr>
            <w:rFonts w:ascii="Courier New" w:hAnsi="Courier New" w:cs="Courier New"/>
          </w:rPr>
          <w:t xml:space="preserve">               0.204             </w:t>
        </w:r>
        <w:r>
          <w:rPr>
            <w:rFonts w:ascii="Courier New" w:hAnsi="Courier New" w:cs="Courier New"/>
          </w:rPr>
          <w:tab/>
          <w:t xml:space="preserve">   --             --</w:t>
        </w:r>
      </w:ins>
    </w:p>
    <w:p w14:paraId="529052CB" w14:textId="77777777" w:rsidR="0091046B" w:rsidRDefault="0091046B" w:rsidP="0091046B">
      <w:pPr>
        <w:spacing w:line="240" w:lineRule="auto"/>
        <w:contextualSpacing/>
        <w:rPr>
          <w:ins w:id="517" w:author="mingjia hu" w:date="2023-03-02T09:30:00Z"/>
          <w:rFonts w:ascii="Courier New" w:hAnsi="Courier New" w:cs="Courier New"/>
          <w:i/>
        </w:rPr>
      </w:pPr>
    </w:p>
    <w:p w14:paraId="05C50C98" w14:textId="0792AC49" w:rsidR="0091046B" w:rsidRDefault="0091046B" w:rsidP="0091046B">
      <w:pPr>
        <w:spacing w:line="240" w:lineRule="auto"/>
        <w:contextualSpacing/>
        <w:rPr>
          <w:ins w:id="518" w:author="mingjia hu" w:date="2023-03-02T09:30:00Z"/>
          <w:rFonts w:ascii="Courier New" w:hAnsi="Courier New" w:cs="Courier New"/>
        </w:rPr>
      </w:pPr>
      <w:ins w:id="519" w:author="mingjia hu" w:date="2023-03-02T09:30:00Z">
        <w:r w:rsidRPr="008A6541">
          <w:rPr>
            <w:rFonts w:ascii="Courier New" w:hAnsi="Courier New" w:cs="Courier New"/>
            <w:i/>
          </w:rPr>
          <w:t>c</w:t>
        </w:r>
        <w:r>
          <w:rPr>
            <w:rFonts w:ascii="Courier New" w:hAnsi="Courier New" w:cs="Courier New"/>
          </w:rPr>
          <w:t xml:space="preserve">               </w:t>
        </w:r>
      </w:ins>
      <w:ins w:id="520" w:author="mingjia hu" w:date="2023-03-02T14:11:00Z">
        <w:r w:rsidR="004D5BB0">
          <w:rPr>
            <w:rFonts w:ascii="Courier New" w:hAnsi="Courier New" w:cs="Courier New"/>
          </w:rPr>
          <w:t xml:space="preserve">  </w:t>
        </w:r>
      </w:ins>
      <w:ins w:id="521" w:author="mingjia hu" w:date="2023-03-02T09:30:00Z">
        <w:r>
          <w:rPr>
            <w:rFonts w:ascii="Courier New" w:hAnsi="Courier New" w:cs="Courier New"/>
          </w:rPr>
          <w:t xml:space="preserve">--          </w:t>
        </w:r>
        <w:r>
          <w:rPr>
            <w:rFonts w:ascii="Courier New" w:hAnsi="Courier New" w:cs="Courier New"/>
          </w:rPr>
          <w:tab/>
          <w:t xml:space="preserve">    </w:t>
        </w:r>
      </w:ins>
      <w:ins w:id="522" w:author="mingjia hu" w:date="2023-03-02T14:11:00Z">
        <w:r w:rsidR="004D5BB0">
          <w:rPr>
            <w:rFonts w:ascii="Courier New" w:hAnsi="Courier New" w:cs="Courier New"/>
          </w:rPr>
          <w:t xml:space="preserve">  </w:t>
        </w:r>
      </w:ins>
      <w:ins w:id="523" w:author="mingjia hu" w:date="2023-03-02T09:30:00Z">
        <w:r>
          <w:rPr>
            <w:rFonts w:ascii="Courier New" w:hAnsi="Courier New" w:cs="Courier New"/>
          </w:rPr>
          <w:t>0.170            0.212</w:t>
        </w:r>
      </w:ins>
    </w:p>
    <w:p w14:paraId="7380C456" w14:textId="77777777" w:rsidR="0091046B" w:rsidRPr="00C20FB4" w:rsidRDefault="0091046B" w:rsidP="0091046B">
      <w:pPr>
        <w:spacing w:line="240" w:lineRule="auto"/>
        <w:contextualSpacing/>
        <w:rPr>
          <w:ins w:id="524" w:author="mingjia hu" w:date="2023-03-02T09:30:00Z"/>
          <w:rFonts w:ascii="Courier New" w:hAnsi="Courier New" w:cs="Courier New"/>
        </w:rPr>
      </w:pPr>
    </w:p>
    <w:p w14:paraId="2DF8FC06" w14:textId="5B09AD15" w:rsidR="0091046B" w:rsidRDefault="0091046B" w:rsidP="0091046B">
      <w:pPr>
        <w:spacing w:line="240" w:lineRule="auto"/>
        <w:contextualSpacing/>
        <w:rPr>
          <w:ins w:id="525" w:author="mingjia hu" w:date="2023-03-02T09:30:00Z"/>
          <w:rFonts w:ascii="Courier New" w:hAnsi="Courier New" w:cs="Courier New"/>
        </w:rPr>
      </w:pPr>
      <w:ins w:id="526" w:author="mingjia hu" w:date="2023-03-02T09:30:00Z">
        <w:r w:rsidRPr="008A6541">
          <w:rPr>
            <w:rFonts w:ascii="Courier New" w:hAnsi="Courier New" w:cs="Courier New"/>
            <w:i/>
          </w:rPr>
          <w:t>γ</w:t>
        </w:r>
        <w:r>
          <w:rPr>
            <w:rFonts w:ascii="Courier New" w:hAnsi="Courier New" w:cs="Courier New"/>
          </w:rPr>
          <w:t xml:space="preserve">              </w:t>
        </w:r>
      </w:ins>
      <w:ins w:id="527" w:author="mingjia hu" w:date="2023-03-02T14:11:00Z">
        <w:r w:rsidR="004D5BB0">
          <w:rPr>
            <w:rFonts w:ascii="Courier New" w:hAnsi="Courier New" w:cs="Courier New"/>
          </w:rPr>
          <w:t xml:space="preserve">  </w:t>
        </w:r>
      </w:ins>
      <w:ins w:id="528" w:author="mingjia hu" w:date="2023-03-02T09:30:00Z">
        <w:r w:rsidR="004D5BB0">
          <w:rPr>
            <w:rFonts w:ascii="Courier New" w:hAnsi="Courier New" w:cs="Courier New"/>
          </w:rPr>
          <w:t xml:space="preserve">2.906                 </w:t>
        </w:r>
        <w:r>
          <w:rPr>
            <w:rFonts w:ascii="Courier New" w:hAnsi="Courier New" w:cs="Courier New"/>
          </w:rPr>
          <w:t>1.000            1.000</w:t>
        </w:r>
      </w:ins>
    </w:p>
    <w:p w14:paraId="43E9317F" w14:textId="77777777" w:rsidR="0091046B" w:rsidRDefault="0091046B" w:rsidP="0091046B">
      <w:pPr>
        <w:spacing w:line="240" w:lineRule="auto"/>
        <w:contextualSpacing/>
        <w:rPr>
          <w:ins w:id="529" w:author="mingjia hu" w:date="2023-03-02T09:30:00Z"/>
          <w:rFonts w:ascii="Courier New" w:hAnsi="Courier New" w:cs="Courier New"/>
        </w:rPr>
      </w:pPr>
    </w:p>
    <w:p w14:paraId="641C9B45" w14:textId="77777777" w:rsidR="0091046B" w:rsidRDefault="0091046B" w:rsidP="0091046B">
      <w:pPr>
        <w:spacing w:line="240" w:lineRule="auto"/>
        <w:contextualSpacing/>
        <w:rPr>
          <w:ins w:id="530" w:author="mingjia hu" w:date="2023-03-02T09:30:00Z"/>
          <w:rFonts w:ascii="Courier New" w:hAnsi="Courier New" w:cs="Courier New"/>
          <w:b/>
          <w:u w:val="single"/>
        </w:rPr>
      </w:pPr>
      <w:ins w:id="531" w:author="mingjia hu" w:date="2023-03-02T09:30:00Z">
        <w:r w:rsidRPr="008A6541">
          <w:rPr>
            <w:rFonts w:ascii="Courier New" w:hAnsi="Courier New" w:cs="Courier New"/>
            <w:b/>
            <w:u w:val="single"/>
          </w:rPr>
          <w:t>Prototype models</w:t>
        </w:r>
      </w:ins>
    </w:p>
    <w:p w14:paraId="387D8081" w14:textId="77777777" w:rsidR="0091046B" w:rsidRDefault="0091046B" w:rsidP="0091046B">
      <w:pPr>
        <w:spacing w:line="240" w:lineRule="auto"/>
        <w:contextualSpacing/>
        <w:rPr>
          <w:ins w:id="532" w:author="mingjia hu" w:date="2023-03-02T09:30:00Z"/>
          <w:rFonts w:ascii="Courier New" w:hAnsi="Courier New" w:cs="Courier New"/>
          <w:b/>
          <w:u w:val="single"/>
        </w:rPr>
      </w:pPr>
    </w:p>
    <w:p w14:paraId="41B7B7EB" w14:textId="77777777" w:rsidR="0091046B" w:rsidRPr="00BC201C" w:rsidRDefault="0091046B" w:rsidP="0091046B">
      <w:pPr>
        <w:spacing w:line="240" w:lineRule="auto"/>
        <w:contextualSpacing/>
        <w:rPr>
          <w:ins w:id="533" w:author="mingjia hu" w:date="2023-03-02T09:30:00Z"/>
          <w:rFonts w:ascii="Courier New" w:hAnsi="Courier New" w:cs="Courier New"/>
          <w:u w:val="single"/>
        </w:rPr>
      </w:pPr>
      <w:ins w:id="534" w:author="mingjia hu" w:date="2023-03-02T09:30:00Z">
        <w:r w:rsidRPr="00BC201C">
          <w:rPr>
            <w:rFonts w:ascii="Courier New" w:hAnsi="Courier New" w:cs="Courier New"/>
            <w:u w:val="single"/>
          </w:rPr>
          <w:t xml:space="preserve">Parameter </w:t>
        </w:r>
        <w:r>
          <w:rPr>
            <w:rFonts w:ascii="Courier New" w:hAnsi="Courier New" w:cs="Courier New"/>
          </w:rPr>
          <w:t xml:space="preserve">  </w:t>
        </w:r>
        <w:r>
          <w:rPr>
            <w:rFonts w:ascii="Courier New" w:hAnsi="Courier New" w:cs="Courier New"/>
            <w:u w:val="single"/>
          </w:rPr>
          <w:t>Average Similarity</w:t>
        </w:r>
        <w:r w:rsidRPr="00BC201C">
          <w:rPr>
            <w:rFonts w:ascii="Courier New" w:hAnsi="Courier New" w:cs="Courier New"/>
          </w:rPr>
          <w:t xml:space="preserve"> </w:t>
        </w:r>
        <w:r>
          <w:rPr>
            <w:rFonts w:ascii="Courier New" w:hAnsi="Courier New" w:cs="Courier New"/>
          </w:rPr>
          <w:t xml:space="preserve">  </w:t>
        </w:r>
        <w:r w:rsidRPr="008A6541">
          <w:rPr>
            <w:rFonts w:ascii="Courier New" w:hAnsi="Courier New" w:cs="Courier New"/>
            <w:u w:val="single"/>
          </w:rPr>
          <w:t xml:space="preserve">Dot </w:t>
        </w:r>
        <w:r w:rsidRPr="00AE6783">
          <w:rPr>
            <w:rFonts w:ascii="Courier New" w:hAnsi="Courier New" w:cs="Courier New"/>
            <w:u w:val="single"/>
          </w:rPr>
          <w:t>Coordinates</w:t>
        </w:r>
        <w:r>
          <w:rPr>
            <w:rFonts w:ascii="Courier New" w:hAnsi="Courier New" w:cs="Courier New"/>
            <w:u w:val="single"/>
          </w:rPr>
          <w:t xml:space="preserve"> </w:t>
        </w:r>
        <w:r>
          <w:rPr>
            <w:rFonts w:ascii="Courier New" w:hAnsi="Courier New" w:cs="Courier New"/>
          </w:rPr>
          <w:t xml:space="preserve"> </w:t>
        </w:r>
        <w:r>
          <w:rPr>
            <w:rFonts w:ascii="Courier New" w:hAnsi="Courier New" w:cs="Courier New"/>
            <w:u w:val="single"/>
          </w:rPr>
          <w:t>CNN Activation</w:t>
        </w:r>
      </w:ins>
    </w:p>
    <w:p w14:paraId="40179128" w14:textId="77777777" w:rsidR="0091046B" w:rsidRDefault="0091046B" w:rsidP="0091046B">
      <w:pPr>
        <w:spacing w:line="240" w:lineRule="auto"/>
        <w:contextualSpacing/>
        <w:rPr>
          <w:ins w:id="535" w:author="mingjia hu" w:date="2023-03-02T09:30:00Z"/>
          <w:rFonts w:ascii="Courier New" w:hAnsi="Courier New" w:cs="Courier New"/>
        </w:rPr>
      </w:pPr>
    </w:p>
    <w:p w14:paraId="63287CC0" w14:textId="74CAD0DF" w:rsidR="0091046B" w:rsidRPr="00C20FB4" w:rsidRDefault="0091046B" w:rsidP="0091046B">
      <w:pPr>
        <w:spacing w:line="240" w:lineRule="auto"/>
        <w:contextualSpacing/>
        <w:rPr>
          <w:ins w:id="536" w:author="mingjia hu" w:date="2023-03-02T09:30:00Z"/>
          <w:rFonts w:ascii="Courier New" w:hAnsi="Courier New" w:cs="Courier New"/>
        </w:rPr>
      </w:pPr>
      <w:ins w:id="537" w:author="mingjia hu" w:date="2023-03-02T09:30:00Z">
        <w:r w:rsidRPr="00DA1740">
          <w:rPr>
            <w:rFonts w:ascii="Courier New" w:hAnsi="Courier New" w:cs="Courier New"/>
            <w:i/>
          </w:rPr>
          <w:t>S</w:t>
        </w:r>
        <w:r w:rsidRPr="00DA1740">
          <w:rPr>
            <w:rFonts w:ascii="Courier New" w:hAnsi="Courier New" w:cs="Courier New"/>
            <w:i/>
            <w:vertAlign w:val="subscript"/>
          </w:rPr>
          <w:t>p</w:t>
        </w:r>
        <w:r w:rsidRPr="00DA1740">
          <w:rPr>
            <w:rFonts w:ascii="Courier New" w:hAnsi="Courier New" w:cs="Courier New"/>
            <w:i/>
          </w:rPr>
          <w:t xml:space="preserve"> </w:t>
        </w:r>
        <w:r>
          <w:rPr>
            <w:rFonts w:ascii="Courier New" w:hAnsi="Courier New" w:cs="Courier New"/>
          </w:rPr>
          <w:t xml:space="preserve">               </w:t>
        </w:r>
      </w:ins>
      <w:ins w:id="538" w:author="mingjia hu" w:date="2023-03-02T14:13:00Z">
        <w:r w:rsidR="004D5BB0">
          <w:rPr>
            <w:rFonts w:ascii="Courier New" w:hAnsi="Courier New" w:cs="Courier New"/>
          </w:rPr>
          <w:t>1.000</w:t>
        </w:r>
      </w:ins>
      <w:ins w:id="539" w:author="mingjia hu" w:date="2023-03-02T14:18:00Z">
        <w:r w:rsidR="004D5BB0">
          <w:rPr>
            <w:rFonts w:ascii="Courier New" w:hAnsi="Courier New" w:cs="Courier New"/>
          </w:rPr>
          <w:t>*</w:t>
        </w:r>
      </w:ins>
      <w:ins w:id="540" w:author="mingjia hu" w:date="2023-03-02T09:30:00Z">
        <w:r>
          <w:rPr>
            <w:rFonts w:ascii="Courier New" w:hAnsi="Courier New" w:cs="Courier New"/>
          </w:rPr>
          <w:t xml:space="preserve">              </w:t>
        </w:r>
      </w:ins>
      <w:ins w:id="541" w:author="mingjia hu" w:date="2023-03-02T14:15:00Z">
        <w:r w:rsidR="004D5BB0">
          <w:rPr>
            <w:rFonts w:ascii="Courier New" w:hAnsi="Courier New" w:cs="Courier New"/>
          </w:rPr>
          <w:t xml:space="preserve">  --</w:t>
        </w:r>
      </w:ins>
      <w:ins w:id="542" w:author="mingjia hu" w:date="2023-03-02T09:30:00Z">
        <w:r>
          <w:rPr>
            <w:rFonts w:ascii="Courier New" w:hAnsi="Courier New" w:cs="Courier New"/>
          </w:rPr>
          <w:t xml:space="preserve"> </w:t>
        </w:r>
      </w:ins>
      <w:ins w:id="543" w:author="mingjia hu" w:date="2023-03-02T14:17:00Z">
        <w:r w:rsidR="004D5BB0">
          <w:rPr>
            <w:rFonts w:ascii="Courier New" w:hAnsi="Courier New" w:cs="Courier New"/>
          </w:rPr>
          <w:t xml:space="preserve">              --</w:t>
        </w:r>
      </w:ins>
    </w:p>
    <w:p w14:paraId="2346CE0F" w14:textId="77777777" w:rsidR="0091046B" w:rsidRDefault="0091046B" w:rsidP="0091046B">
      <w:pPr>
        <w:spacing w:line="240" w:lineRule="auto"/>
        <w:contextualSpacing/>
        <w:rPr>
          <w:ins w:id="544" w:author="mingjia hu" w:date="2023-03-02T09:30:00Z"/>
          <w:rFonts w:ascii="Courier New" w:hAnsi="Courier New" w:cs="Courier New"/>
        </w:rPr>
      </w:pPr>
    </w:p>
    <w:p w14:paraId="6E5BD609" w14:textId="13AE16BB" w:rsidR="0091046B" w:rsidRPr="00C20FB4" w:rsidRDefault="0091046B" w:rsidP="0091046B">
      <w:pPr>
        <w:spacing w:line="240" w:lineRule="auto"/>
        <w:contextualSpacing/>
        <w:rPr>
          <w:ins w:id="545" w:author="mingjia hu" w:date="2023-03-02T09:30:00Z"/>
          <w:rFonts w:ascii="Courier New" w:hAnsi="Courier New" w:cs="Courier New"/>
        </w:rPr>
      </w:pPr>
      <w:ins w:id="546" w:author="mingjia hu" w:date="2023-03-02T09:30:00Z">
        <w:r w:rsidRPr="00DA1740">
          <w:rPr>
            <w:rFonts w:ascii="Courier New" w:hAnsi="Courier New" w:cs="Courier New"/>
            <w:i/>
          </w:rPr>
          <w:t>S</w:t>
        </w:r>
        <w:r w:rsidRPr="00DA1740">
          <w:rPr>
            <w:rFonts w:ascii="Courier New" w:hAnsi="Courier New" w:cs="Courier New"/>
            <w:i/>
            <w:vertAlign w:val="subscript"/>
          </w:rPr>
          <w:t>l</w:t>
        </w:r>
        <w:r>
          <w:rPr>
            <w:rFonts w:ascii="Courier New" w:hAnsi="Courier New" w:cs="Courier New"/>
          </w:rPr>
          <w:t xml:space="preserve">                </w:t>
        </w:r>
      </w:ins>
      <w:ins w:id="547" w:author="mingjia hu" w:date="2023-03-02T14:13:00Z">
        <w:r w:rsidR="004D5BB0">
          <w:rPr>
            <w:rFonts w:ascii="Courier New" w:hAnsi="Courier New" w:cs="Courier New"/>
          </w:rPr>
          <w:t>0.406</w:t>
        </w:r>
      </w:ins>
      <w:ins w:id="548" w:author="mingjia hu" w:date="2023-03-02T09:30:00Z">
        <w:r w:rsidR="004D5BB0">
          <w:rPr>
            <w:rFonts w:ascii="Courier New" w:hAnsi="Courier New" w:cs="Courier New"/>
          </w:rPr>
          <w:t xml:space="preserve">                </w:t>
        </w:r>
      </w:ins>
      <w:ins w:id="549" w:author="mingjia hu" w:date="2023-03-02T14:15:00Z">
        <w:r w:rsidR="004D5BB0">
          <w:rPr>
            <w:rFonts w:ascii="Courier New" w:hAnsi="Courier New" w:cs="Courier New"/>
          </w:rPr>
          <w:t>--</w:t>
        </w:r>
      </w:ins>
      <w:ins w:id="550" w:author="mingjia hu" w:date="2023-03-02T14:17:00Z">
        <w:r w:rsidR="004D5BB0">
          <w:rPr>
            <w:rFonts w:ascii="Courier New" w:hAnsi="Courier New" w:cs="Courier New"/>
          </w:rPr>
          <w:t xml:space="preserve">               --</w:t>
        </w:r>
      </w:ins>
    </w:p>
    <w:p w14:paraId="542F0723" w14:textId="77777777" w:rsidR="0091046B" w:rsidRPr="00BC201C" w:rsidRDefault="0091046B" w:rsidP="0091046B">
      <w:pPr>
        <w:spacing w:line="240" w:lineRule="auto"/>
        <w:contextualSpacing/>
        <w:rPr>
          <w:ins w:id="551" w:author="mingjia hu" w:date="2023-03-02T09:30:00Z"/>
          <w:rFonts w:ascii="Courier New" w:hAnsi="Courier New" w:cs="Courier New"/>
        </w:rPr>
      </w:pPr>
    </w:p>
    <w:p w14:paraId="2B31AAE6" w14:textId="61FAB12D" w:rsidR="0091046B" w:rsidRPr="00C20FB4" w:rsidRDefault="0091046B" w:rsidP="0091046B">
      <w:pPr>
        <w:spacing w:line="240" w:lineRule="auto"/>
        <w:contextualSpacing/>
        <w:rPr>
          <w:ins w:id="552" w:author="mingjia hu" w:date="2023-03-02T09:30:00Z"/>
          <w:rFonts w:ascii="Courier New" w:hAnsi="Courier New" w:cs="Courier New"/>
        </w:rPr>
      </w:pPr>
      <w:ins w:id="553" w:author="mingjia hu" w:date="2023-03-02T09:30:00Z">
        <w:r w:rsidRPr="00DA1740">
          <w:rPr>
            <w:rFonts w:ascii="Courier New" w:hAnsi="Courier New" w:cs="Courier New"/>
            <w:i/>
          </w:rPr>
          <w:t>S</w:t>
        </w:r>
        <w:r w:rsidRPr="00DA1740">
          <w:rPr>
            <w:rFonts w:ascii="Courier New" w:hAnsi="Courier New" w:cs="Courier New"/>
            <w:i/>
            <w:vertAlign w:val="subscript"/>
          </w:rPr>
          <w:t>m</w:t>
        </w:r>
        <w:r>
          <w:rPr>
            <w:rFonts w:ascii="Courier New" w:hAnsi="Courier New" w:cs="Courier New"/>
          </w:rPr>
          <w:t xml:space="preserve">             </w:t>
        </w:r>
        <w:r>
          <w:rPr>
            <w:rFonts w:ascii="Courier New" w:hAnsi="Courier New" w:cs="Courier New"/>
          </w:rPr>
          <w:tab/>
          <w:t xml:space="preserve"> </w:t>
        </w:r>
      </w:ins>
      <w:ins w:id="554" w:author="mingjia hu" w:date="2023-03-02T14:13:00Z">
        <w:r w:rsidR="004D5BB0">
          <w:rPr>
            <w:rFonts w:ascii="Courier New" w:hAnsi="Courier New" w:cs="Courier New"/>
          </w:rPr>
          <w:t>0.220</w:t>
        </w:r>
      </w:ins>
      <w:ins w:id="555" w:author="mingjia hu" w:date="2023-03-02T09:30:00Z">
        <w:r>
          <w:rPr>
            <w:rFonts w:ascii="Courier New" w:hAnsi="Courier New" w:cs="Courier New"/>
          </w:rPr>
          <w:t xml:space="preserve">     </w:t>
        </w:r>
      </w:ins>
      <w:ins w:id="556" w:author="mingjia hu" w:date="2023-03-02T14:15:00Z">
        <w:r w:rsidR="004D5BB0">
          <w:rPr>
            <w:rFonts w:ascii="Courier New" w:hAnsi="Courier New" w:cs="Courier New"/>
          </w:rPr>
          <w:t xml:space="preserve">           --</w:t>
        </w:r>
      </w:ins>
      <w:ins w:id="557" w:author="mingjia hu" w:date="2023-03-02T14:17:00Z">
        <w:r w:rsidR="004D5BB0">
          <w:rPr>
            <w:rFonts w:ascii="Courier New" w:hAnsi="Courier New" w:cs="Courier New"/>
          </w:rPr>
          <w:t xml:space="preserve">               --</w:t>
        </w:r>
      </w:ins>
    </w:p>
    <w:p w14:paraId="2B760396" w14:textId="77777777" w:rsidR="0091046B" w:rsidRPr="00BC201C" w:rsidRDefault="0091046B" w:rsidP="0091046B">
      <w:pPr>
        <w:spacing w:line="240" w:lineRule="auto"/>
        <w:contextualSpacing/>
        <w:rPr>
          <w:ins w:id="558" w:author="mingjia hu" w:date="2023-03-02T09:30:00Z"/>
          <w:rFonts w:ascii="Courier New" w:hAnsi="Courier New" w:cs="Courier New"/>
        </w:rPr>
      </w:pPr>
    </w:p>
    <w:p w14:paraId="697456A6" w14:textId="5F0E486B" w:rsidR="0091046B" w:rsidRDefault="0091046B" w:rsidP="0091046B">
      <w:pPr>
        <w:spacing w:line="240" w:lineRule="auto"/>
        <w:contextualSpacing/>
        <w:rPr>
          <w:ins w:id="559" w:author="mingjia hu" w:date="2023-03-02T09:30:00Z"/>
          <w:rFonts w:ascii="Courier New" w:hAnsi="Courier New" w:cs="Courier New"/>
        </w:rPr>
      </w:pPr>
      <w:ins w:id="560" w:author="mingjia hu" w:date="2023-03-02T09:30:00Z">
        <w:r w:rsidRPr="00DA1740">
          <w:rPr>
            <w:rFonts w:ascii="Courier New" w:hAnsi="Courier New" w:cs="Courier New"/>
            <w:i/>
          </w:rPr>
          <w:t>S</w:t>
        </w:r>
        <w:r w:rsidRPr="00DA1740">
          <w:rPr>
            <w:rFonts w:ascii="Courier New" w:hAnsi="Courier New" w:cs="Courier New"/>
            <w:i/>
            <w:vertAlign w:val="subscript"/>
          </w:rPr>
          <w:t>h</w:t>
        </w:r>
        <w:r>
          <w:rPr>
            <w:rFonts w:ascii="Courier New" w:hAnsi="Courier New" w:cs="Courier New"/>
          </w:rPr>
          <w:t xml:space="preserve">             </w:t>
        </w:r>
        <w:r>
          <w:rPr>
            <w:rFonts w:ascii="Courier New" w:hAnsi="Courier New" w:cs="Courier New"/>
          </w:rPr>
          <w:tab/>
          <w:t xml:space="preserve"> </w:t>
        </w:r>
      </w:ins>
      <w:ins w:id="561" w:author="mingjia hu" w:date="2023-03-02T14:13:00Z">
        <w:r w:rsidR="004D5BB0">
          <w:rPr>
            <w:rFonts w:ascii="Courier New" w:hAnsi="Courier New" w:cs="Courier New"/>
          </w:rPr>
          <w:t>0.140</w:t>
        </w:r>
      </w:ins>
      <w:ins w:id="562" w:author="mingjia hu" w:date="2023-03-02T09:30:00Z">
        <w:r>
          <w:rPr>
            <w:rFonts w:ascii="Courier New" w:hAnsi="Courier New" w:cs="Courier New"/>
          </w:rPr>
          <w:t xml:space="preserve">     </w:t>
        </w:r>
      </w:ins>
      <w:ins w:id="563" w:author="mingjia hu" w:date="2023-03-02T14:15:00Z">
        <w:r w:rsidR="004D5BB0">
          <w:rPr>
            <w:rFonts w:ascii="Courier New" w:hAnsi="Courier New" w:cs="Courier New"/>
          </w:rPr>
          <w:t xml:space="preserve">           --</w:t>
        </w:r>
      </w:ins>
      <w:ins w:id="564" w:author="mingjia hu" w:date="2023-03-02T14:17:00Z">
        <w:r w:rsidR="004D5BB0">
          <w:rPr>
            <w:rFonts w:ascii="Courier New" w:hAnsi="Courier New" w:cs="Courier New"/>
          </w:rPr>
          <w:t xml:space="preserve">               --</w:t>
        </w:r>
      </w:ins>
    </w:p>
    <w:p w14:paraId="2F2D113F" w14:textId="77777777" w:rsidR="0091046B" w:rsidRPr="00BC201C" w:rsidRDefault="0091046B" w:rsidP="0091046B">
      <w:pPr>
        <w:spacing w:line="240" w:lineRule="auto"/>
        <w:contextualSpacing/>
        <w:rPr>
          <w:ins w:id="565" w:author="mingjia hu" w:date="2023-03-02T09:30:00Z"/>
          <w:rFonts w:ascii="Courier New" w:hAnsi="Courier New" w:cs="Courier New"/>
        </w:rPr>
      </w:pPr>
    </w:p>
    <w:p w14:paraId="6EFB69C9" w14:textId="375B1A1A" w:rsidR="0091046B" w:rsidRPr="00BC201C" w:rsidRDefault="0091046B" w:rsidP="0091046B">
      <w:pPr>
        <w:spacing w:line="240" w:lineRule="auto"/>
        <w:contextualSpacing/>
        <w:rPr>
          <w:ins w:id="566" w:author="mingjia hu" w:date="2023-03-02T09:30:00Z"/>
          <w:rFonts w:ascii="Courier New" w:hAnsi="Courier New" w:cs="Courier New"/>
        </w:rPr>
      </w:pPr>
      <w:ins w:id="567" w:author="mingjia hu" w:date="2023-03-02T09:30:00Z">
        <w:r w:rsidRPr="00DA1740">
          <w:rPr>
            <w:rFonts w:ascii="Courier New" w:hAnsi="Courier New" w:cs="Courier New"/>
            <w:i/>
          </w:rPr>
          <w:t>S</w:t>
        </w:r>
        <w:r w:rsidRPr="00DA1740">
          <w:rPr>
            <w:rFonts w:ascii="Courier New" w:hAnsi="Courier New" w:cs="Courier New"/>
            <w:i/>
            <w:vertAlign w:val="subscript"/>
          </w:rPr>
          <w:t>c</w:t>
        </w:r>
        <w:r>
          <w:rPr>
            <w:rFonts w:ascii="Courier New" w:hAnsi="Courier New" w:cs="Courier New"/>
          </w:rPr>
          <w:t xml:space="preserve">             </w:t>
        </w:r>
        <w:r>
          <w:rPr>
            <w:rFonts w:ascii="Courier New" w:hAnsi="Courier New" w:cs="Courier New"/>
          </w:rPr>
          <w:tab/>
          <w:t xml:space="preserve"> </w:t>
        </w:r>
      </w:ins>
      <w:ins w:id="568" w:author="mingjia hu" w:date="2023-03-02T14:13:00Z">
        <w:r w:rsidR="004D5BB0">
          <w:rPr>
            <w:rFonts w:ascii="Courier New" w:hAnsi="Courier New" w:cs="Courier New"/>
          </w:rPr>
          <w:t>0.</w:t>
        </w:r>
      </w:ins>
      <w:ins w:id="569" w:author="mingjia hu" w:date="2023-03-02T14:14:00Z">
        <w:r w:rsidR="004D5BB0">
          <w:rPr>
            <w:rFonts w:ascii="Courier New" w:hAnsi="Courier New" w:cs="Courier New"/>
          </w:rPr>
          <w:t>091</w:t>
        </w:r>
      </w:ins>
      <w:ins w:id="570" w:author="mingjia hu" w:date="2023-03-02T09:30:00Z">
        <w:r>
          <w:rPr>
            <w:rFonts w:ascii="Courier New" w:hAnsi="Courier New" w:cs="Courier New"/>
          </w:rPr>
          <w:t xml:space="preserve">     </w:t>
        </w:r>
      </w:ins>
      <w:ins w:id="571" w:author="mingjia hu" w:date="2023-03-02T14:15:00Z">
        <w:r w:rsidR="004D5BB0">
          <w:rPr>
            <w:rFonts w:ascii="Courier New" w:hAnsi="Courier New" w:cs="Courier New"/>
          </w:rPr>
          <w:t xml:space="preserve">           --</w:t>
        </w:r>
      </w:ins>
      <w:ins w:id="572" w:author="mingjia hu" w:date="2023-03-02T14:17:00Z">
        <w:r w:rsidR="004D5BB0">
          <w:rPr>
            <w:rFonts w:ascii="Courier New" w:hAnsi="Courier New" w:cs="Courier New"/>
          </w:rPr>
          <w:t xml:space="preserve">               --</w:t>
        </w:r>
      </w:ins>
    </w:p>
    <w:p w14:paraId="3E16444C" w14:textId="77777777" w:rsidR="0091046B" w:rsidRDefault="0091046B" w:rsidP="0091046B">
      <w:pPr>
        <w:spacing w:line="240" w:lineRule="auto"/>
        <w:contextualSpacing/>
        <w:rPr>
          <w:ins w:id="573" w:author="mingjia hu" w:date="2023-03-02T09:30:00Z"/>
          <w:rFonts w:ascii="Courier New" w:hAnsi="Courier New" w:cs="Courier New"/>
          <w:i/>
        </w:rPr>
      </w:pPr>
    </w:p>
    <w:p w14:paraId="7746F03F" w14:textId="0AF8DCB6" w:rsidR="0091046B" w:rsidRDefault="0091046B" w:rsidP="0091046B">
      <w:pPr>
        <w:spacing w:line="240" w:lineRule="auto"/>
        <w:contextualSpacing/>
        <w:rPr>
          <w:ins w:id="574" w:author="mingjia hu" w:date="2023-03-02T14:16:00Z"/>
          <w:rFonts w:ascii="Courier New" w:hAnsi="Courier New" w:cs="Courier New"/>
        </w:rPr>
      </w:pPr>
      <w:ins w:id="575" w:author="mingjia hu" w:date="2023-03-02T09:30:00Z">
        <w:r w:rsidRPr="00DA1740">
          <w:rPr>
            <w:rFonts w:ascii="Courier New" w:hAnsi="Courier New" w:cs="Courier New"/>
            <w:i/>
          </w:rPr>
          <w:t>c</w:t>
        </w:r>
        <w:r w:rsidR="004D5BB0">
          <w:rPr>
            <w:rFonts w:ascii="Courier New" w:hAnsi="Courier New" w:cs="Courier New"/>
          </w:rPr>
          <w:t xml:space="preserve">                </w:t>
        </w:r>
        <w:r>
          <w:rPr>
            <w:rFonts w:ascii="Courier New" w:hAnsi="Courier New" w:cs="Courier New"/>
          </w:rPr>
          <w:t xml:space="preserve"> </w:t>
        </w:r>
      </w:ins>
      <w:ins w:id="576" w:author="mingjia hu" w:date="2023-03-02T14:14:00Z">
        <w:r w:rsidR="004D5BB0">
          <w:rPr>
            <w:rFonts w:ascii="Courier New" w:hAnsi="Courier New" w:cs="Courier New"/>
          </w:rPr>
          <w:t xml:space="preserve"> --</w:t>
        </w:r>
      </w:ins>
      <w:ins w:id="577" w:author="mingjia hu" w:date="2023-03-02T09:30:00Z">
        <w:r>
          <w:rPr>
            <w:rFonts w:ascii="Courier New" w:hAnsi="Courier New" w:cs="Courier New"/>
          </w:rPr>
          <w:t xml:space="preserve">        </w:t>
        </w:r>
      </w:ins>
      <w:ins w:id="578" w:author="mingjia hu" w:date="2023-03-02T14:15:00Z">
        <w:r w:rsidR="004D5BB0">
          <w:rPr>
            <w:rFonts w:ascii="Courier New" w:hAnsi="Courier New" w:cs="Courier New"/>
          </w:rPr>
          <w:t xml:space="preserve">         0.</w:t>
        </w:r>
      </w:ins>
      <w:ins w:id="579" w:author="mingjia hu" w:date="2023-03-02T14:16:00Z">
        <w:r w:rsidR="004D5BB0">
          <w:rPr>
            <w:rFonts w:ascii="Courier New" w:hAnsi="Courier New" w:cs="Courier New"/>
          </w:rPr>
          <w:t xml:space="preserve">153            0.172 </w:t>
        </w:r>
      </w:ins>
    </w:p>
    <w:p w14:paraId="2EC03C7D" w14:textId="77777777" w:rsidR="004D5BB0" w:rsidRDefault="004D5BB0" w:rsidP="0091046B">
      <w:pPr>
        <w:spacing w:line="240" w:lineRule="auto"/>
        <w:contextualSpacing/>
        <w:rPr>
          <w:ins w:id="580" w:author="mingjia hu" w:date="2023-03-02T09:30:00Z"/>
          <w:rFonts w:ascii="Courier New" w:hAnsi="Courier New" w:cs="Courier New"/>
        </w:rPr>
      </w:pPr>
    </w:p>
    <w:p w14:paraId="50D5F23D" w14:textId="5687B39C" w:rsidR="004D5BB0" w:rsidRPr="00C20FB4" w:rsidRDefault="0091046B" w:rsidP="004D5BB0">
      <w:pPr>
        <w:spacing w:line="240" w:lineRule="auto"/>
        <w:contextualSpacing/>
        <w:rPr>
          <w:ins w:id="581" w:author="mingjia hu" w:date="2023-03-02T14:16:00Z"/>
          <w:rFonts w:ascii="Courier New" w:hAnsi="Courier New" w:cs="Courier New"/>
        </w:rPr>
      </w:pPr>
      <w:ins w:id="582" w:author="mingjia hu" w:date="2023-03-02T09:30:00Z">
        <w:r w:rsidRPr="00DA1740">
          <w:rPr>
            <w:rFonts w:ascii="Courier New" w:hAnsi="Courier New" w:cs="Courier New"/>
            <w:i/>
          </w:rPr>
          <w:t>γ</w:t>
        </w:r>
        <w:r>
          <w:rPr>
            <w:rFonts w:ascii="Courier New" w:hAnsi="Courier New" w:cs="Courier New"/>
          </w:rPr>
          <w:t xml:space="preserve">              </w:t>
        </w:r>
      </w:ins>
      <w:ins w:id="583" w:author="mingjia hu" w:date="2023-03-02T14:14:00Z">
        <w:r w:rsidR="004D5BB0">
          <w:rPr>
            <w:rFonts w:ascii="Courier New" w:hAnsi="Courier New" w:cs="Courier New"/>
          </w:rPr>
          <w:t xml:space="preserve">  1.967</w:t>
        </w:r>
      </w:ins>
      <w:ins w:id="584" w:author="mingjia hu" w:date="2023-03-02T14:16:00Z">
        <w:r w:rsidR="004D5BB0">
          <w:rPr>
            <w:rFonts w:ascii="Courier New" w:hAnsi="Courier New" w:cs="Courier New"/>
          </w:rPr>
          <w:t xml:space="preserve">                1.088            1.001</w:t>
        </w:r>
      </w:ins>
    </w:p>
    <w:p w14:paraId="5C306911" w14:textId="38B9FD99" w:rsidR="0091046B" w:rsidRDefault="0091046B" w:rsidP="0091046B">
      <w:pPr>
        <w:spacing w:line="240" w:lineRule="auto"/>
        <w:contextualSpacing/>
        <w:rPr>
          <w:ins w:id="585" w:author="mingjia hu" w:date="2023-03-02T09:30:00Z"/>
          <w:rFonts w:ascii="Courier New" w:hAnsi="Courier New" w:cs="Courier New"/>
        </w:rPr>
      </w:pPr>
    </w:p>
    <w:p w14:paraId="483B876B" w14:textId="77777777" w:rsidR="0091046B" w:rsidRPr="008A6541" w:rsidRDefault="0091046B" w:rsidP="0091046B">
      <w:pPr>
        <w:spacing w:line="240" w:lineRule="auto"/>
        <w:contextualSpacing/>
        <w:rPr>
          <w:ins w:id="586" w:author="mingjia hu" w:date="2023-03-02T09:30:00Z"/>
          <w:rFonts w:ascii="Courier New" w:hAnsi="Courier New" w:cs="Courier New"/>
          <w:b/>
          <w:u w:val="single"/>
        </w:rPr>
      </w:pPr>
    </w:p>
    <w:p w14:paraId="2EC6F055" w14:textId="51458B5E" w:rsidR="0091046B" w:rsidRPr="004D5BB0" w:rsidRDefault="004D5BB0" w:rsidP="0091046B">
      <w:pPr>
        <w:spacing w:line="240" w:lineRule="auto"/>
        <w:contextualSpacing/>
        <w:rPr>
          <w:ins w:id="587" w:author="mingjia hu" w:date="2023-03-02T09:30:00Z"/>
          <w:rFonts w:ascii="Courier New" w:hAnsi="Courier New" w:cs="Courier New"/>
          <w:sz w:val="20"/>
          <w:szCs w:val="20"/>
        </w:rPr>
      </w:pPr>
      <w:ins w:id="588" w:author="mingjia hu" w:date="2023-03-02T14:18:00Z">
        <w:r>
          <w:rPr>
            <w:rFonts w:ascii="Courier New" w:hAnsi="Courier New" w:cs="Courier New"/>
            <w:sz w:val="20"/>
            <w:szCs w:val="20"/>
          </w:rPr>
          <w:t>*S</w:t>
        </w:r>
        <w:r>
          <w:rPr>
            <w:rFonts w:ascii="Courier New" w:hAnsi="Courier New" w:cs="Courier New"/>
            <w:sz w:val="20"/>
            <w:szCs w:val="20"/>
            <w:vertAlign w:val="subscript"/>
          </w:rPr>
          <w:t>p</w:t>
        </w:r>
        <w:r>
          <w:rPr>
            <w:rFonts w:ascii="Courier New" w:hAnsi="Courier New" w:cs="Courier New"/>
            <w:sz w:val="20"/>
            <w:szCs w:val="20"/>
          </w:rPr>
          <w:t xml:space="preserve"> is set to 1 for </w:t>
        </w:r>
      </w:ins>
      <w:ins w:id="589" w:author="mingjia hu" w:date="2023-03-02T14:21:00Z">
        <w:r w:rsidR="004E2BF9">
          <w:rPr>
            <w:rFonts w:ascii="Courier New" w:hAnsi="Courier New" w:cs="Courier New"/>
            <w:sz w:val="20"/>
            <w:szCs w:val="20"/>
          </w:rPr>
          <w:t>self-match similarity</w:t>
        </w:r>
      </w:ins>
    </w:p>
    <w:p w14:paraId="20FECC44" w14:textId="77777777" w:rsidR="0091046B" w:rsidRDefault="0091046B" w:rsidP="0091046B">
      <w:pPr>
        <w:spacing w:line="240" w:lineRule="auto"/>
        <w:contextualSpacing/>
        <w:rPr>
          <w:ins w:id="590" w:author="mingjia hu" w:date="2023-03-02T09:30:00Z"/>
          <w:rFonts w:ascii="Courier New" w:hAnsi="Courier New" w:cs="Courier New"/>
          <w:sz w:val="20"/>
          <w:szCs w:val="20"/>
        </w:rPr>
      </w:pPr>
    </w:p>
    <w:p w14:paraId="652A36AA" w14:textId="77777777" w:rsidR="005F03BE" w:rsidRDefault="005F03BE" w:rsidP="0091046B">
      <w:pPr>
        <w:spacing w:line="240" w:lineRule="auto"/>
        <w:contextualSpacing/>
        <w:rPr>
          <w:ins w:id="591" w:author="mingjia hu" w:date="2023-03-03T18:02:00Z"/>
          <w:rFonts w:ascii="Courier New" w:hAnsi="Courier New" w:cs="Courier New"/>
          <w:sz w:val="20"/>
          <w:szCs w:val="20"/>
        </w:rPr>
      </w:pPr>
    </w:p>
    <w:p w14:paraId="35D8B180" w14:textId="77777777" w:rsidR="005F03BE" w:rsidRDefault="005F03BE" w:rsidP="0091046B">
      <w:pPr>
        <w:spacing w:line="240" w:lineRule="auto"/>
        <w:contextualSpacing/>
        <w:rPr>
          <w:ins w:id="592" w:author="mingjia hu" w:date="2023-03-03T18:02:00Z"/>
          <w:rFonts w:ascii="Courier New" w:hAnsi="Courier New" w:cs="Courier New"/>
          <w:sz w:val="20"/>
          <w:szCs w:val="20"/>
        </w:rPr>
      </w:pPr>
    </w:p>
    <w:p w14:paraId="00AF2E73" w14:textId="77777777" w:rsidR="005F03BE" w:rsidRDefault="005F03BE" w:rsidP="0091046B">
      <w:pPr>
        <w:spacing w:line="240" w:lineRule="auto"/>
        <w:contextualSpacing/>
        <w:rPr>
          <w:ins w:id="593" w:author="mingjia hu" w:date="2023-03-03T18:02:00Z"/>
          <w:rFonts w:ascii="Courier New" w:hAnsi="Courier New" w:cs="Courier New"/>
          <w:sz w:val="20"/>
          <w:szCs w:val="20"/>
        </w:rPr>
      </w:pPr>
    </w:p>
    <w:p w14:paraId="36B822D6" w14:textId="77777777" w:rsidR="005F03BE" w:rsidRDefault="005F03BE" w:rsidP="0091046B">
      <w:pPr>
        <w:spacing w:line="240" w:lineRule="auto"/>
        <w:contextualSpacing/>
        <w:rPr>
          <w:ins w:id="594" w:author="mingjia hu" w:date="2023-03-03T18:02:00Z"/>
          <w:rFonts w:ascii="Courier New" w:hAnsi="Courier New" w:cs="Courier New"/>
          <w:sz w:val="20"/>
          <w:szCs w:val="20"/>
        </w:rPr>
      </w:pPr>
    </w:p>
    <w:p w14:paraId="0D083C04" w14:textId="77777777" w:rsidR="005F03BE" w:rsidRDefault="005F03BE" w:rsidP="0091046B">
      <w:pPr>
        <w:spacing w:line="240" w:lineRule="auto"/>
        <w:contextualSpacing/>
        <w:rPr>
          <w:ins w:id="595" w:author="mingjia hu" w:date="2023-03-03T18:02:00Z"/>
          <w:rFonts w:ascii="Courier New" w:hAnsi="Courier New" w:cs="Courier New"/>
          <w:sz w:val="20"/>
          <w:szCs w:val="20"/>
        </w:rPr>
      </w:pPr>
    </w:p>
    <w:p w14:paraId="6F426106" w14:textId="77777777" w:rsidR="005F03BE" w:rsidRDefault="005F03BE" w:rsidP="0091046B">
      <w:pPr>
        <w:spacing w:line="240" w:lineRule="auto"/>
        <w:contextualSpacing/>
        <w:rPr>
          <w:ins w:id="596" w:author="mingjia hu" w:date="2023-03-03T18:02:00Z"/>
          <w:rFonts w:ascii="Courier New" w:hAnsi="Courier New" w:cs="Courier New"/>
          <w:sz w:val="20"/>
          <w:szCs w:val="20"/>
        </w:rPr>
      </w:pPr>
    </w:p>
    <w:p w14:paraId="305FEDA3" w14:textId="77777777" w:rsidR="005F03BE" w:rsidRDefault="005F03BE" w:rsidP="0091046B">
      <w:pPr>
        <w:spacing w:line="240" w:lineRule="auto"/>
        <w:contextualSpacing/>
        <w:rPr>
          <w:ins w:id="597" w:author="mingjia hu" w:date="2023-03-03T18:02:00Z"/>
          <w:rFonts w:ascii="Courier New" w:hAnsi="Courier New" w:cs="Courier New"/>
          <w:sz w:val="20"/>
          <w:szCs w:val="20"/>
        </w:rPr>
      </w:pPr>
    </w:p>
    <w:p w14:paraId="6EC5C0E4" w14:textId="77777777" w:rsidR="005F03BE" w:rsidRDefault="005F03BE" w:rsidP="0091046B">
      <w:pPr>
        <w:spacing w:line="240" w:lineRule="auto"/>
        <w:contextualSpacing/>
        <w:rPr>
          <w:ins w:id="598" w:author="mingjia hu" w:date="2023-03-03T18:02:00Z"/>
          <w:rFonts w:ascii="Courier New" w:hAnsi="Courier New" w:cs="Courier New"/>
          <w:sz w:val="20"/>
          <w:szCs w:val="20"/>
        </w:rPr>
      </w:pPr>
    </w:p>
    <w:p w14:paraId="0148ADFF" w14:textId="491CBE85" w:rsidR="0091046B" w:rsidRPr="00CF7026" w:rsidRDefault="0091046B" w:rsidP="0091046B">
      <w:pPr>
        <w:spacing w:line="240" w:lineRule="auto"/>
        <w:contextualSpacing/>
        <w:rPr>
          <w:ins w:id="599" w:author="mingjia hu" w:date="2023-03-02T09:30:00Z"/>
          <w:rFonts w:ascii="Courier New" w:hAnsi="Courier New" w:cs="Courier New"/>
          <w:sz w:val="20"/>
          <w:szCs w:val="20"/>
        </w:rPr>
      </w:pPr>
      <w:ins w:id="600" w:author="mingjia hu" w:date="2023-03-02T09:30:00Z">
        <w:r>
          <w:rPr>
            <w:rFonts w:ascii="Courier New" w:hAnsi="Courier New" w:cs="Courier New"/>
            <w:sz w:val="20"/>
            <w:szCs w:val="20"/>
          </w:rPr>
          <w:lastRenderedPageBreak/>
          <w:t>Table 4</w:t>
        </w:r>
        <w:r w:rsidRPr="00CF7026">
          <w:rPr>
            <w:rFonts w:ascii="Courier New" w:hAnsi="Courier New" w:cs="Courier New"/>
            <w:sz w:val="20"/>
            <w:szCs w:val="20"/>
          </w:rPr>
          <w:t xml:space="preserve">. Summary </w:t>
        </w:r>
        <w:r>
          <w:rPr>
            <w:rFonts w:ascii="Courier New" w:hAnsi="Courier New" w:cs="Courier New"/>
            <w:sz w:val="20"/>
            <w:szCs w:val="20"/>
          </w:rPr>
          <w:t>F</w:t>
        </w:r>
        <w:r w:rsidRPr="00CF7026">
          <w:rPr>
            <w:rFonts w:ascii="Courier New" w:hAnsi="Courier New" w:cs="Courier New"/>
            <w:sz w:val="20"/>
            <w:szCs w:val="20"/>
          </w:rPr>
          <w:t xml:space="preserve">its of </w:t>
        </w:r>
        <w:r>
          <w:rPr>
            <w:rFonts w:ascii="Courier New" w:hAnsi="Courier New" w:cs="Courier New"/>
            <w:sz w:val="20"/>
            <w:szCs w:val="20"/>
          </w:rPr>
          <w:t xml:space="preserve">Models based on the Rotated CNN-MDS Solution </w:t>
        </w:r>
        <w:r w:rsidRPr="00CF7026">
          <w:rPr>
            <w:rFonts w:ascii="Courier New" w:hAnsi="Courier New" w:cs="Courier New"/>
            <w:sz w:val="20"/>
            <w:szCs w:val="20"/>
          </w:rPr>
          <w:t>to the</w:t>
        </w:r>
        <w:r>
          <w:rPr>
            <w:rFonts w:ascii="Courier New" w:hAnsi="Courier New" w:cs="Courier New"/>
            <w:sz w:val="20"/>
            <w:szCs w:val="20"/>
          </w:rPr>
          <w:t xml:space="preserve"> Classification Test Data.</w:t>
        </w:r>
      </w:ins>
    </w:p>
    <w:p w14:paraId="5C47AF7B" w14:textId="77777777" w:rsidR="0091046B" w:rsidRPr="00CF7026" w:rsidRDefault="0091046B" w:rsidP="0091046B">
      <w:pPr>
        <w:spacing w:line="240" w:lineRule="auto"/>
        <w:contextualSpacing/>
        <w:rPr>
          <w:ins w:id="601" w:author="mingjia hu" w:date="2023-03-02T09:30:00Z"/>
          <w:rFonts w:ascii="Courier New" w:hAnsi="Courier New" w:cs="Courier New"/>
          <w:sz w:val="20"/>
          <w:szCs w:val="20"/>
        </w:rPr>
      </w:pPr>
    </w:p>
    <w:p w14:paraId="4523E317" w14:textId="77777777" w:rsidR="0091046B" w:rsidRPr="008A6541" w:rsidRDefault="0091046B" w:rsidP="0091046B">
      <w:pPr>
        <w:spacing w:line="240" w:lineRule="auto"/>
        <w:contextualSpacing/>
        <w:rPr>
          <w:ins w:id="602" w:author="mingjia hu" w:date="2023-03-02T09:30:00Z"/>
          <w:rFonts w:ascii="Courier New" w:hAnsi="Courier New" w:cs="Courier New"/>
          <w:b/>
          <w:sz w:val="20"/>
          <w:szCs w:val="20"/>
          <w:u w:val="single"/>
        </w:rPr>
      </w:pPr>
      <w:ins w:id="603" w:author="mingjia hu" w:date="2023-03-02T09:30:00Z">
        <w:r w:rsidRPr="008A6541">
          <w:rPr>
            <w:rFonts w:ascii="Courier New" w:hAnsi="Courier New" w:cs="Courier New"/>
            <w:b/>
            <w:sz w:val="20"/>
            <w:szCs w:val="20"/>
            <w:u w:val="single"/>
          </w:rPr>
          <w:t>Exemplar Models</w:t>
        </w:r>
      </w:ins>
    </w:p>
    <w:p w14:paraId="0CCBD3C2" w14:textId="77777777" w:rsidR="0091046B" w:rsidRPr="00CF7026" w:rsidRDefault="0091046B" w:rsidP="0091046B">
      <w:pPr>
        <w:spacing w:line="240" w:lineRule="auto"/>
        <w:contextualSpacing/>
        <w:rPr>
          <w:ins w:id="604" w:author="mingjia hu" w:date="2023-03-02T09:30:00Z"/>
          <w:rFonts w:ascii="Courier New" w:hAnsi="Courier New" w:cs="Courier New"/>
          <w:sz w:val="20"/>
          <w:szCs w:val="20"/>
        </w:rPr>
      </w:pPr>
    </w:p>
    <w:p w14:paraId="02876A42" w14:textId="77777777" w:rsidR="0091046B" w:rsidRPr="00E26C6F" w:rsidRDefault="0091046B" w:rsidP="0091046B">
      <w:pPr>
        <w:spacing w:line="240" w:lineRule="auto"/>
        <w:contextualSpacing/>
        <w:rPr>
          <w:ins w:id="605" w:author="mingjia hu" w:date="2023-03-02T09:30:00Z"/>
          <w:rFonts w:ascii="Courier New" w:hAnsi="Courier New" w:cs="Courier New"/>
          <w:sz w:val="20"/>
          <w:szCs w:val="20"/>
        </w:rPr>
      </w:pPr>
      <w:ins w:id="606" w:author="mingjia hu" w:date="2023-03-02T09:30:00Z">
        <w:r w:rsidRPr="00CF7026">
          <w:rPr>
            <w:rFonts w:ascii="Courier New" w:hAnsi="Courier New" w:cs="Courier New"/>
            <w:sz w:val="20"/>
            <w:szCs w:val="20"/>
            <w:u w:val="single"/>
          </w:rPr>
          <w:t>Model</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-lnL</w:t>
        </w:r>
        <w:r>
          <w:rPr>
            <w:rFonts w:ascii="Courier New" w:hAnsi="Courier New" w:cs="Courier New"/>
            <w:sz w:val="20"/>
            <w:szCs w:val="20"/>
          </w:rPr>
          <w:t xml:space="preserve">        </w:t>
        </w:r>
        <w:r w:rsidRPr="00CF7026">
          <w:rPr>
            <w:rFonts w:ascii="Courier New" w:hAnsi="Courier New" w:cs="Courier New"/>
            <w:sz w:val="20"/>
            <w:szCs w:val="20"/>
            <w:u w:val="single"/>
          </w:rPr>
          <w:t>AIC</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BIC</w:t>
        </w:r>
        <w:r>
          <w:rPr>
            <w:rFonts w:ascii="Courier New" w:hAnsi="Courier New" w:cs="Courier New"/>
            <w:sz w:val="20"/>
            <w:szCs w:val="20"/>
          </w:rPr>
          <w:t xml:space="preserve">         </w:t>
        </w:r>
        <w:r w:rsidRPr="00E26C6F">
          <w:rPr>
            <w:rFonts w:ascii="Courier New" w:hAnsi="Courier New" w:cs="Courier New"/>
            <w:sz w:val="20"/>
            <w:szCs w:val="20"/>
            <w:u w:val="single"/>
          </w:rPr>
          <w:t>P</w:t>
        </w:r>
      </w:ins>
    </w:p>
    <w:p w14:paraId="200422F8" w14:textId="77777777" w:rsidR="0091046B" w:rsidRPr="00CF7026" w:rsidRDefault="0091046B" w:rsidP="0091046B">
      <w:pPr>
        <w:spacing w:line="240" w:lineRule="auto"/>
        <w:contextualSpacing/>
        <w:rPr>
          <w:ins w:id="607" w:author="mingjia hu" w:date="2023-03-02T09:30:00Z"/>
          <w:rFonts w:ascii="Courier New" w:hAnsi="Courier New" w:cs="Courier New"/>
          <w:sz w:val="20"/>
          <w:szCs w:val="20"/>
        </w:rPr>
      </w:pPr>
    </w:p>
    <w:p w14:paraId="59BE5864" w14:textId="77777777" w:rsidR="0091046B" w:rsidRPr="00B7489D" w:rsidRDefault="0091046B" w:rsidP="0091046B">
      <w:pPr>
        <w:spacing w:line="240" w:lineRule="auto"/>
        <w:contextualSpacing/>
        <w:rPr>
          <w:ins w:id="608" w:author="mingjia hu" w:date="2023-03-02T09:30:00Z"/>
          <w:rFonts w:ascii="Courier New" w:hAnsi="Courier New" w:cs="Courier New"/>
          <w:sz w:val="20"/>
          <w:szCs w:val="20"/>
        </w:rPr>
      </w:pPr>
      <w:ins w:id="609" w:author="mingjia hu" w:date="2023-03-02T09:30:00Z">
        <w:r>
          <w:rPr>
            <w:rFonts w:ascii="Courier New" w:hAnsi="Courier New" w:cs="Courier New"/>
            <w:sz w:val="20"/>
            <w:szCs w:val="20"/>
          </w:rPr>
          <w:t>GCM_unweighted</w:t>
        </w:r>
        <w:r w:rsidRPr="00B7489D">
          <w:rPr>
            <w:rFonts w:ascii="Courier New" w:hAnsi="Courier New" w:cs="Courier New"/>
            <w:sz w:val="20"/>
            <w:szCs w:val="20"/>
          </w:rPr>
          <w:t xml:space="preserve">      </w:t>
        </w:r>
        <w:r>
          <w:rPr>
            <w:rFonts w:ascii="Courier New" w:hAnsi="Courier New" w:cs="Courier New"/>
            <w:sz w:val="20"/>
            <w:szCs w:val="20"/>
          </w:rPr>
          <w:tab/>
          <w:t>1178.8</w:t>
        </w:r>
        <w:r w:rsidRPr="00B7489D">
          <w:rPr>
            <w:rFonts w:ascii="Courier New" w:hAnsi="Courier New" w:cs="Courier New"/>
            <w:sz w:val="20"/>
            <w:szCs w:val="20"/>
          </w:rPr>
          <w:t xml:space="preserve">   </w:t>
        </w:r>
        <w:r>
          <w:rPr>
            <w:rFonts w:ascii="Courier New" w:hAnsi="Courier New" w:cs="Courier New"/>
            <w:sz w:val="20"/>
            <w:szCs w:val="20"/>
          </w:rPr>
          <w:t xml:space="preserve">   2361.6      2368.7       2</w:t>
        </w:r>
        <w:r w:rsidRPr="00B7489D">
          <w:rPr>
            <w:rFonts w:ascii="Courier New" w:hAnsi="Courier New" w:cs="Courier New"/>
            <w:sz w:val="20"/>
            <w:szCs w:val="20"/>
          </w:rPr>
          <w:t xml:space="preserve">        </w:t>
        </w:r>
      </w:ins>
    </w:p>
    <w:p w14:paraId="7651CC11" w14:textId="77777777" w:rsidR="0091046B" w:rsidRPr="005304E4" w:rsidRDefault="0091046B" w:rsidP="0091046B">
      <w:pPr>
        <w:spacing w:line="240" w:lineRule="auto"/>
        <w:contextualSpacing/>
        <w:rPr>
          <w:ins w:id="610" w:author="mingjia hu" w:date="2023-03-02T09:30:00Z"/>
          <w:rFonts w:ascii="Courier New" w:hAnsi="Courier New" w:cs="Courier New"/>
          <w:sz w:val="20"/>
          <w:szCs w:val="20"/>
        </w:rPr>
      </w:pPr>
    </w:p>
    <w:p w14:paraId="3B0E9CEA" w14:textId="77777777" w:rsidR="0091046B" w:rsidRPr="00B7489D" w:rsidRDefault="0091046B" w:rsidP="0091046B">
      <w:pPr>
        <w:spacing w:line="240" w:lineRule="auto"/>
        <w:contextualSpacing/>
        <w:rPr>
          <w:ins w:id="611" w:author="mingjia hu" w:date="2023-03-02T09:30:00Z"/>
          <w:rFonts w:ascii="Courier New" w:hAnsi="Courier New" w:cs="Courier New"/>
          <w:sz w:val="20"/>
          <w:szCs w:val="20"/>
        </w:rPr>
      </w:pPr>
      <w:ins w:id="612" w:author="mingjia hu" w:date="2023-03-02T09:30:00Z">
        <w:r>
          <w:rPr>
            <w:rFonts w:ascii="Courier New" w:hAnsi="Courier New" w:cs="Courier New"/>
            <w:sz w:val="20"/>
            <w:szCs w:val="20"/>
          </w:rPr>
          <w:t>GCM_weighted</w:t>
        </w:r>
        <w:r w:rsidRPr="005304E4">
          <w:rPr>
            <w:rFonts w:ascii="Courier New" w:hAnsi="Courier New" w:cs="Courier New"/>
            <w:sz w:val="20"/>
            <w:szCs w:val="20"/>
          </w:rPr>
          <w:t xml:space="preserve">          </w:t>
        </w:r>
        <w:r>
          <w:rPr>
            <w:rFonts w:ascii="Courier New" w:hAnsi="Courier New" w:cs="Courier New"/>
            <w:sz w:val="20"/>
            <w:szCs w:val="20"/>
          </w:rPr>
          <w:tab/>
          <w:t>1119.3</w:t>
        </w:r>
        <w:r w:rsidRPr="00B7489D">
          <w:rPr>
            <w:rFonts w:ascii="Courier New" w:hAnsi="Courier New" w:cs="Courier New"/>
            <w:sz w:val="20"/>
            <w:szCs w:val="20"/>
          </w:rPr>
          <w:t xml:space="preserve">     </w:t>
        </w:r>
        <w:r>
          <w:rPr>
            <w:rFonts w:ascii="Courier New" w:hAnsi="Courier New" w:cs="Courier New"/>
            <w:sz w:val="20"/>
            <w:szCs w:val="20"/>
          </w:rPr>
          <w:t xml:space="preserve"> 2246.6</w:t>
        </w:r>
        <w:r w:rsidRPr="00B7489D">
          <w:rPr>
            <w:rFonts w:ascii="Courier New" w:hAnsi="Courier New" w:cs="Courier New"/>
            <w:sz w:val="20"/>
            <w:szCs w:val="20"/>
          </w:rPr>
          <w:t xml:space="preserve">     </w:t>
        </w:r>
        <w:r>
          <w:rPr>
            <w:rFonts w:ascii="Courier New" w:hAnsi="Courier New" w:cs="Courier New"/>
            <w:sz w:val="20"/>
            <w:szCs w:val="20"/>
          </w:rPr>
          <w:t xml:space="preserve"> 2260.9</w:t>
        </w:r>
        <w:r w:rsidRPr="00B7489D">
          <w:rPr>
            <w:rFonts w:ascii="Courier New" w:hAnsi="Courier New" w:cs="Courier New"/>
            <w:sz w:val="20"/>
            <w:szCs w:val="20"/>
          </w:rPr>
          <w:t xml:space="preserve">     </w:t>
        </w:r>
        <w:r>
          <w:rPr>
            <w:rFonts w:ascii="Courier New" w:hAnsi="Courier New" w:cs="Courier New"/>
            <w:sz w:val="20"/>
            <w:szCs w:val="20"/>
          </w:rPr>
          <w:t xml:space="preserve">  4</w:t>
        </w:r>
        <w:r w:rsidRPr="00B7489D">
          <w:rPr>
            <w:rFonts w:ascii="Courier New" w:hAnsi="Courier New" w:cs="Courier New"/>
            <w:sz w:val="20"/>
            <w:szCs w:val="20"/>
          </w:rPr>
          <w:t xml:space="preserve">        </w:t>
        </w:r>
      </w:ins>
    </w:p>
    <w:p w14:paraId="3AA696D9" w14:textId="77777777" w:rsidR="0091046B" w:rsidRPr="00AD2295" w:rsidRDefault="0091046B" w:rsidP="0091046B">
      <w:pPr>
        <w:spacing w:line="240" w:lineRule="auto"/>
        <w:contextualSpacing/>
        <w:rPr>
          <w:ins w:id="613" w:author="mingjia hu" w:date="2023-03-02T09:30:00Z"/>
          <w:rFonts w:ascii="Courier New" w:hAnsi="Courier New" w:cs="Courier New"/>
          <w:sz w:val="20"/>
          <w:szCs w:val="20"/>
        </w:rPr>
      </w:pPr>
    </w:p>
    <w:p w14:paraId="23F5D482" w14:textId="77777777" w:rsidR="0091046B" w:rsidRDefault="0091046B" w:rsidP="0091046B">
      <w:pPr>
        <w:spacing w:line="240" w:lineRule="auto"/>
        <w:contextualSpacing/>
        <w:rPr>
          <w:ins w:id="614" w:author="mingjia hu" w:date="2023-03-02T09:30:00Z"/>
          <w:rFonts w:ascii="Courier New" w:hAnsi="Courier New" w:cs="Courier New"/>
          <w:b/>
          <w:sz w:val="20"/>
          <w:szCs w:val="20"/>
          <w:u w:val="single"/>
        </w:rPr>
      </w:pPr>
    </w:p>
    <w:p w14:paraId="28E63241" w14:textId="77777777" w:rsidR="0091046B" w:rsidRPr="00DA1740" w:rsidRDefault="0091046B" w:rsidP="0091046B">
      <w:pPr>
        <w:spacing w:line="240" w:lineRule="auto"/>
        <w:contextualSpacing/>
        <w:rPr>
          <w:ins w:id="615" w:author="mingjia hu" w:date="2023-03-02T09:30:00Z"/>
          <w:rFonts w:ascii="Courier New" w:hAnsi="Courier New" w:cs="Courier New"/>
          <w:b/>
          <w:sz w:val="20"/>
          <w:szCs w:val="20"/>
          <w:u w:val="single"/>
        </w:rPr>
      </w:pPr>
      <w:ins w:id="616" w:author="mingjia hu" w:date="2023-03-02T09:30:00Z">
        <w:r>
          <w:rPr>
            <w:rFonts w:ascii="Courier New" w:hAnsi="Courier New" w:cs="Courier New"/>
            <w:b/>
            <w:sz w:val="20"/>
            <w:szCs w:val="20"/>
            <w:u w:val="single"/>
          </w:rPr>
          <w:t>Prototype</w:t>
        </w:r>
        <w:r w:rsidRPr="00DA1740">
          <w:rPr>
            <w:rFonts w:ascii="Courier New" w:hAnsi="Courier New" w:cs="Courier New"/>
            <w:b/>
            <w:sz w:val="20"/>
            <w:szCs w:val="20"/>
            <w:u w:val="single"/>
          </w:rPr>
          <w:t xml:space="preserve"> Models</w:t>
        </w:r>
        <w:r>
          <w:rPr>
            <w:rFonts w:ascii="Courier New" w:hAnsi="Courier New" w:cs="Courier New"/>
            <w:b/>
            <w:sz w:val="20"/>
            <w:szCs w:val="20"/>
            <w:u w:val="single"/>
          </w:rPr>
          <w:t>*</w:t>
        </w:r>
      </w:ins>
    </w:p>
    <w:p w14:paraId="2222B5D7" w14:textId="77777777" w:rsidR="0091046B" w:rsidRDefault="0091046B" w:rsidP="0091046B">
      <w:pPr>
        <w:spacing w:line="240" w:lineRule="auto"/>
        <w:contextualSpacing/>
        <w:rPr>
          <w:ins w:id="617" w:author="mingjia hu" w:date="2023-03-02T09:30:00Z"/>
          <w:rFonts w:ascii="Courier New" w:hAnsi="Courier New" w:cs="Courier New"/>
          <w:sz w:val="20"/>
          <w:szCs w:val="20"/>
        </w:rPr>
      </w:pPr>
    </w:p>
    <w:p w14:paraId="28A6C4DC" w14:textId="77777777" w:rsidR="0091046B" w:rsidRPr="00E26C6F" w:rsidRDefault="0091046B" w:rsidP="0091046B">
      <w:pPr>
        <w:spacing w:line="240" w:lineRule="auto"/>
        <w:contextualSpacing/>
        <w:rPr>
          <w:ins w:id="618" w:author="mingjia hu" w:date="2023-03-02T09:30:00Z"/>
          <w:rFonts w:ascii="Courier New" w:hAnsi="Courier New" w:cs="Courier New"/>
          <w:sz w:val="20"/>
          <w:szCs w:val="20"/>
        </w:rPr>
      </w:pPr>
      <w:ins w:id="619" w:author="mingjia hu" w:date="2023-03-02T09:30:00Z">
        <w:r w:rsidRPr="00CF7026">
          <w:rPr>
            <w:rFonts w:ascii="Courier New" w:hAnsi="Courier New" w:cs="Courier New"/>
            <w:sz w:val="20"/>
            <w:szCs w:val="20"/>
            <w:u w:val="single"/>
          </w:rPr>
          <w:t>Model</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-lnL</w:t>
        </w:r>
        <w:r>
          <w:rPr>
            <w:rFonts w:ascii="Courier New" w:hAnsi="Courier New" w:cs="Courier New"/>
            <w:sz w:val="20"/>
            <w:szCs w:val="20"/>
          </w:rPr>
          <w:t xml:space="preserve">        </w:t>
        </w:r>
        <w:r w:rsidRPr="00CF7026">
          <w:rPr>
            <w:rFonts w:ascii="Courier New" w:hAnsi="Courier New" w:cs="Courier New"/>
            <w:sz w:val="20"/>
            <w:szCs w:val="20"/>
            <w:u w:val="single"/>
          </w:rPr>
          <w:t>AIC</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BIC</w:t>
        </w:r>
        <w:r>
          <w:rPr>
            <w:rFonts w:ascii="Courier New" w:hAnsi="Courier New" w:cs="Courier New"/>
            <w:sz w:val="20"/>
            <w:szCs w:val="20"/>
          </w:rPr>
          <w:t xml:space="preserve">         </w:t>
        </w:r>
        <w:r w:rsidRPr="00E26C6F">
          <w:rPr>
            <w:rFonts w:ascii="Courier New" w:hAnsi="Courier New" w:cs="Courier New"/>
            <w:sz w:val="20"/>
            <w:szCs w:val="20"/>
            <w:u w:val="single"/>
          </w:rPr>
          <w:t>P</w:t>
        </w:r>
      </w:ins>
    </w:p>
    <w:p w14:paraId="20DAF7E7" w14:textId="77777777" w:rsidR="0091046B" w:rsidRPr="00CF7026" w:rsidRDefault="0091046B" w:rsidP="0091046B">
      <w:pPr>
        <w:spacing w:line="240" w:lineRule="auto"/>
        <w:contextualSpacing/>
        <w:rPr>
          <w:ins w:id="620" w:author="mingjia hu" w:date="2023-03-02T09:30:00Z"/>
          <w:rFonts w:ascii="Courier New" w:hAnsi="Courier New" w:cs="Courier New"/>
          <w:sz w:val="20"/>
          <w:szCs w:val="20"/>
        </w:rPr>
      </w:pPr>
    </w:p>
    <w:p w14:paraId="0B651371" w14:textId="77777777" w:rsidR="0091046B" w:rsidRPr="00B7489D" w:rsidRDefault="0091046B" w:rsidP="0091046B">
      <w:pPr>
        <w:spacing w:line="240" w:lineRule="auto"/>
        <w:contextualSpacing/>
        <w:rPr>
          <w:ins w:id="621" w:author="mingjia hu" w:date="2023-03-02T09:30:00Z"/>
          <w:rFonts w:ascii="Courier New" w:hAnsi="Courier New" w:cs="Courier New"/>
          <w:sz w:val="20"/>
          <w:szCs w:val="20"/>
        </w:rPr>
      </w:pPr>
      <w:ins w:id="622" w:author="mingjia hu" w:date="2023-03-02T09:30:00Z">
        <w:r>
          <w:rPr>
            <w:rFonts w:ascii="Courier New" w:hAnsi="Courier New" w:cs="Courier New"/>
            <w:sz w:val="20"/>
            <w:szCs w:val="20"/>
          </w:rPr>
          <w:t>PM_central</w:t>
        </w:r>
        <w:r w:rsidRPr="00B7489D">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t>1123.5</w:t>
        </w:r>
        <w:r w:rsidRPr="00B7489D">
          <w:rPr>
            <w:rFonts w:ascii="Courier New" w:hAnsi="Courier New" w:cs="Courier New"/>
            <w:sz w:val="20"/>
            <w:szCs w:val="20"/>
          </w:rPr>
          <w:t xml:space="preserve">   </w:t>
        </w:r>
        <w:r>
          <w:rPr>
            <w:rFonts w:ascii="Courier New" w:hAnsi="Courier New" w:cs="Courier New"/>
            <w:sz w:val="20"/>
            <w:szCs w:val="20"/>
          </w:rPr>
          <w:t xml:space="preserve">   2255.0      2269.3       4</w:t>
        </w:r>
        <w:r w:rsidRPr="00B7489D">
          <w:rPr>
            <w:rFonts w:ascii="Courier New" w:hAnsi="Courier New" w:cs="Courier New"/>
            <w:sz w:val="20"/>
            <w:szCs w:val="20"/>
          </w:rPr>
          <w:t xml:space="preserve">        </w:t>
        </w:r>
      </w:ins>
    </w:p>
    <w:p w14:paraId="3FA78435" w14:textId="77777777" w:rsidR="0091046B" w:rsidRPr="005304E4" w:rsidRDefault="0091046B" w:rsidP="0091046B">
      <w:pPr>
        <w:spacing w:line="240" w:lineRule="auto"/>
        <w:contextualSpacing/>
        <w:rPr>
          <w:ins w:id="623" w:author="mingjia hu" w:date="2023-03-02T09:30:00Z"/>
          <w:rFonts w:ascii="Courier New" w:hAnsi="Courier New" w:cs="Courier New"/>
          <w:sz w:val="20"/>
          <w:szCs w:val="20"/>
        </w:rPr>
      </w:pPr>
    </w:p>
    <w:p w14:paraId="1887BAE6" w14:textId="77777777" w:rsidR="0091046B" w:rsidRPr="005304E4" w:rsidRDefault="0091046B" w:rsidP="0091046B">
      <w:pPr>
        <w:spacing w:line="240" w:lineRule="auto"/>
        <w:contextualSpacing/>
        <w:rPr>
          <w:ins w:id="624" w:author="mingjia hu" w:date="2023-03-02T09:30:00Z"/>
          <w:rFonts w:ascii="Courier New" w:hAnsi="Courier New" w:cs="Courier New"/>
          <w:sz w:val="20"/>
          <w:szCs w:val="20"/>
        </w:rPr>
      </w:pPr>
      <w:ins w:id="625" w:author="mingjia hu" w:date="2023-03-02T09:30:00Z">
        <w:r>
          <w:rPr>
            <w:rFonts w:ascii="Courier New" w:hAnsi="Courier New" w:cs="Courier New"/>
            <w:sz w:val="20"/>
            <w:szCs w:val="20"/>
          </w:rPr>
          <w:t>PM_extreme</w:t>
        </w:r>
        <w:r w:rsidRPr="005304E4">
          <w:rPr>
            <w:rFonts w:ascii="Courier New" w:hAnsi="Courier New" w:cs="Courier New"/>
            <w:sz w:val="20"/>
            <w:szCs w:val="20"/>
          </w:rPr>
          <w:t xml:space="preserve">          </w:t>
        </w:r>
        <w:r>
          <w:rPr>
            <w:rFonts w:ascii="Courier New" w:hAnsi="Courier New" w:cs="Courier New"/>
            <w:sz w:val="20"/>
            <w:szCs w:val="20"/>
          </w:rPr>
          <w:tab/>
          <w:t>1186.4</w:t>
        </w:r>
        <w:r w:rsidRPr="00B7489D">
          <w:rPr>
            <w:rFonts w:ascii="Courier New" w:hAnsi="Courier New" w:cs="Courier New"/>
            <w:sz w:val="20"/>
            <w:szCs w:val="20"/>
          </w:rPr>
          <w:t xml:space="preserve">     </w:t>
        </w:r>
        <w:r>
          <w:rPr>
            <w:rFonts w:ascii="Courier New" w:hAnsi="Courier New" w:cs="Courier New"/>
            <w:sz w:val="20"/>
            <w:szCs w:val="20"/>
          </w:rPr>
          <w:t xml:space="preserve"> 2380.8</w:t>
        </w:r>
        <w:r w:rsidRPr="00B7489D">
          <w:rPr>
            <w:rFonts w:ascii="Courier New" w:hAnsi="Courier New" w:cs="Courier New"/>
            <w:sz w:val="20"/>
            <w:szCs w:val="20"/>
          </w:rPr>
          <w:t xml:space="preserve">     </w:t>
        </w:r>
        <w:r>
          <w:rPr>
            <w:rFonts w:ascii="Courier New" w:hAnsi="Courier New" w:cs="Courier New"/>
            <w:sz w:val="20"/>
            <w:szCs w:val="20"/>
          </w:rPr>
          <w:t xml:space="preserve"> 2395.1</w:t>
        </w:r>
        <w:r w:rsidRPr="00B7489D">
          <w:rPr>
            <w:rFonts w:ascii="Courier New" w:hAnsi="Courier New" w:cs="Courier New"/>
            <w:sz w:val="20"/>
            <w:szCs w:val="20"/>
          </w:rPr>
          <w:t xml:space="preserve">     </w:t>
        </w:r>
        <w:r>
          <w:rPr>
            <w:rFonts w:ascii="Courier New" w:hAnsi="Courier New" w:cs="Courier New"/>
            <w:sz w:val="20"/>
            <w:szCs w:val="20"/>
          </w:rPr>
          <w:t xml:space="preserve">  4</w:t>
        </w:r>
        <w:r w:rsidRPr="00B7489D">
          <w:rPr>
            <w:rFonts w:ascii="Courier New" w:hAnsi="Courier New" w:cs="Courier New"/>
            <w:sz w:val="20"/>
            <w:szCs w:val="20"/>
          </w:rPr>
          <w:t xml:space="preserve">        </w:t>
        </w:r>
      </w:ins>
    </w:p>
    <w:p w14:paraId="2A19D4A2" w14:textId="77777777" w:rsidR="0091046B" w:rsidRDefault="0091046B" w:rsidP="0091046B">
      <w:pPr>
        <w:spacing w:line="240" w:lineRule="auto"/>
        <w:contextualSpacing/>
        <w:rPr>
          <w:ins w:id="626" w:author="mingjia hu" w:date="2023-03-02T09:30:00Z"/>
          <w:rFonts w:ascii="Courier New" w:hAnsi="Courier New" w:cs="Courier New"/>
          <w:sz w:val="20"/>
          <w:szCs w:val="20"/>
        </w:rPr>
      </w:pPr>
    </w:p>
    <w:p w14:paraId="3BFF24D7" w14:textId="77777777" w:rsidR="0091046B" w:rsidRDefault="0091046B" w:rsidP="0091046B">
      <w:pPr>
        <w:spacing w:line="240" w:lineRule="auto"/>
        <w:contextualSpacing/>
        <w:rPr>
          <w:ins w:id="627" w:author="mingjia hu" w:date="2023-03-02T09:30:00Z"/>
          <w:rFonts w:ascii="Courier New" w:hAnsi="Courier New" w:cs="Courier New"/>
          <w:sz w:val="20"/>
          <w:szCs w:val="20"/>
        </w:rPr>
      </w:pPr>
      <w:ins w:id="628" w:author="mingjia hu" w:date="2023-03-02T09:30:00Z">
        <w:r>
          <w:rPr>
            <w:rFonts w:ascii="Courier New" w:hAnsi="Courier New" w:cs="Courier New"/>
            <w:sz w:val="20"/>
            <w:szCs w:val="20"/>
          </w:rPr>
          <w:t>*Both prototype models have free dimension weights</w:t>
        </w:r>
      </w:ins>
    </w:p>
    <w:p w14:paraId="46352BB7" w14:textId="77777777" w:rsidR="0091046B" w:rsidRDefault="0091046B" w:rsidP="0091046B">
      <w:pPr>
        <w:spacing w:line="240" w:lineRule="auto"/>
        <w:contextualSpacing/>
        <w:rPr>
          <w:ins w:id="629" w:author="mingjia hu" w:date="2023-03-02T09:30:00Z"/>
          <w:rFonts w:ascii="Courier New" w:hAnsi="Courier New" w:cs="Courier New"/>
          <w:sz w:val="20"/>
          <w:szCs w:val="20"/>
        </w:rPr>
      </w:pPr>
    </w:p>
    <w:p w14:paraId="674EDB76" w14:textId="3E11E0DD" w:rsidR="0091046B" w:rsidRDefault="0091046B" w:rsidP="0091046B">
      <w:pPr>
        <w:spacing w:line="240" w:lineRule="auto"/>
        <w:contextualSpacing/>
        <w:rPr>
          <w:ins w:id="630" w:author="mingjia hu" w:date="2023-03-03T18:02:00Z"/>
          <w:rFonts w:ascii="Courier New" w:hAnsi="Courier New" w:cs="Courier New"/>
          <w:sz w:val="20"/>
          <w:szCs w:val="20"/>
        </w:rPr>
      </w:pPr>
      <w:ins w:id="631" w:author="mingjia hu" w:date="2023-03-02T09:30:00Z">
        <w:r>
          <w:rPr>
            <w:rFonts w:ascii="Courier New" w:hAnsi="Courier New" w:cs="Courier New"/>
            <w:sz w:val="20"/>
            <w:szCs w:val="20"/>
          </w:rPr>
          <w:t>Table 5</w:t>
        </w:r>
        <w:r w:rsidRPr="00BC201C">
          <w:rPr>
            <w:rFonts w:ascii="Courier New" w:hAnsi="Courier New" w:cs="Courier New"/>
            <w:sz w:val="20"/>
            <w:szCs w:val="20"/>
          </w:rPr>
          <w:t>.  Best-Fitting Free Parameters</w:t>
        </w:r>
        <w:r>
          <w:rPr>
            <w:rFonts w:ascii="Courier New" w:hAnsi="Courier New" w:cs="Courier New"/>
            <w:sz w:val="20"/>
            <w:szCs w:val="20"/>
          </w:rPr>
          <w:t xml:space="preserve"> of Models based on the Rotated CNN-MDS Solution</w:t>
        </w:r>
      </w:ins>
    </w:p>
    <w:p w14:paraId="76F5B99D" w14:textId="77777777" w:rsidR="005F03BE" w:rsidRDefault="005F03BE" w:rsidP="0091046B">
      <w:pPr>
        <w:spacing w:line="240" w:lineRule="auto"/>
        <w:contextualSpacing/>
        <w:rPr>
          <w:ins w:id="632" w:author="mingjia hu" w:date="2023-03-02T09:30:00Z"/>
          <w:rFonts w:ascii="Courier New" w:hAnsi="Courier New" w:cs="Courier New"/>
          <w:sz w:val="20"/>
          <w:szCs w:val="20"/>
        </w:rPr>
      </w:pPr>
    </w:p>
    <w:p w14:paraId="399D7A25" w14:textId="54980B89" w:rsidR="0091046B" w:rsidRPr="008A6541" w:rsidRDefault="0091046B" w:rsidP="0091046B">
      <w:pPr>
        <w:spacing w:line="240" w:lineRule="auto"/>
        <w:contextualSpacing/>
        <w:rPr>
          <w:ins w:id="633" w:author="mingjia hu" w:date="2023-03-02T09:30:00Z"/>
          <w:rFonts w:ascii="Courier New" w:hAnsi="Courier New" w:cs="Courier New"/>
          <w:b/>
          <w:sz w:val="20"/>
          <w:szCs w:val="20"/>
          <w:u w:val="single"/>
        </w:rPr>
      </w:pPr>
      <w:ins w:id="634" w:author="mingjia hu" w:date="2023-03-02T09:30:00Z">
        <w:r w:rsidRPr="00DA1740">
          <w:rPr>
            <w:rFonts w:ascii="Courier New" w:hAnsi="Courier New" w:cs="Courier New"/>
            <w:b/>
            <w:sz w:val="20"/>
            <w:szCs w:val="20"/>
            <w:u w:val="single"/>
          </w:rPr>
          <w:t>Exemplar Models</w:t>
        </w:r>
      </w:ins>
    </w:p>
    <w:p w14:paraId="6963BA0D" w14:textId="77777777" w:rsidR="0091046B" w:rsidRDefault="0091046B" w:rsidP="0091046B">
      <w:pPr>
        <w:spacing w:line="240" w:lineRule="auto"/>
        <w:contextualSpacing/>
        <w:rPr>
          <w:ins w:id="635" w:author="mingjia hu" w:date="2023-03-02T09:30:00Z"/>
          <w:rFonts w:ascii="Courier New" w:hAnsi="Courier New" w:cs="Courier New"/>
          <w:u w:val="single"/>
        </w:rPr>
      </w:pPr>
    </w:p>
    <w:p w14:paraId="31E5720B" w14:textId="77777777" w:rsidR="0091046B" w:rsidRPr="00BC201C" w:rsidRDefault="0091046B" w:rsidP="0091046B">
      <w:pPr>
        <w:spacing w:line="240" w:lineRule="auto"/>
        <w:contextualSpacing/>
        <w:rPr>
          <w:ins w:id="636" w:author="mingjia hu" w:date="2023-03-02T09:30:00Z"/>
          <w:rFonts w:ascii="Courier New" w:hAnsi="Courier New" w:cs="Courier New"/>
          <w:u w:val="single"/>
        </w:rPr>
      </w:pPr>
      <w:ins w:id="637" w:author="mingjia hu" w:date="2023-03-02T09:30:00Z">
        <w:r w:rsidRPr="00BC201C">
          <w:rPr>
            <w:rFonts w:ascii="Courier New" w:hAnsi="Courier New" w:cs="Courier New"/>
            <w:u w:val="single"/>
          </w:rPr>
          <w:t xml:space="preserve">Parameter </w:t>
        </w:r>
        <w:r>
          <w:rPr>
            <w:rFonts w:ascii="Courier New" w:hAnsi="Courier New" w:cs="Courier New"/>
          </w:rPr>
          <w:t xml:space="preserve">   </w:t>
        </w:r>
        <w:r w:rsidRPr="008A6541">
          <w:rPr>
            <w:rFonts w:ascii="Courier New" w:hAnsi="Courier New" w:cs="Courier New"/>
            <w:sz w:val="20"/>
            <w:szCs w:val="20"/>
            <w:u w:val="single"/>
          </w:rPr>
          <w:t>GCM_unweighted</w:t>
        </w:r>
        <w:r w:rsidRPr="00BC201C">
          <w:rPr>
            <w:rFonts w:ascii="Courier New" w:hAnsi="Courier New" w:cs="Courier New"/>
          </w:rPr>
          <w:t xml:space="preserve"> </w:t>
        </w:r>
        <w:r>
          <w:rPr>
            <w:rFonts w:ascii="Courier New" w:hAnsi="Courier New" w:cs="Courier New"/>
          </w:rPr>
          <w:t xml:space="preserve">   </w:t>
        </w:r>
        <w:r w:rsidRPr="008A6541">
          <w:rPr>
            <w:rFonts w:ascii="Courier New" w:hAnsi="Courier New" w:cs="Courier New"/>
            <w:sz w:val="20"/>
            <w:szCs w:val="20"/>
            <w:u w:val="single"/>
          </w:rPr>
          <w:t>GCM_weighted</w:t>
        </w:r>
        <w:r>
          <w:rPr>
            <w:rFonts w:ascii="Courier New" w:hAnsi="Courier New" w:cs="Courier New"/>
            <w:u w:val="single"/>
          </w:rPr>
          <w:t xml:space="preserve"> </w:t>
        </w:r>
        <w:r>
          <w:rPr>
            <w:rFonts w:ascii="Courier New" w:hAnsi="Courier New" w:cs="Courier New"/>
          </w:rPr>
          <w:t xml:space="preserve"> </w:t>
        </w:r>
        <w:bookmarkStart w:id="638" w:name="_GoBack"/>
        <w:bookmarkEnd w:id="638"/>
      </w:ins>
    </w:p>
    <w:p w14:paraId="4A54EA5C" w14:textId="77777777" w:rsidR="0091046B" w:rsidRDefault="0091046B" w:rsidP="0091046B">
      <w:pPr>
        <w:spacing w:line="240" w:lineRule="auto"/>
        <w:contextualSpacing/>
        <w:rPr>
          <w:ins w:id="639" w:author="mingjia hu" w:date="2023-03-02T09:30:00Z"/>
          <w:rFonts w:ascii="Courier New" w:hAnsi="Courier New" w:cs="Courier New"/>
        </w:rPr>
      </w:pPr>
    </w:p>
    <w:p w14:paraId="36AFA782" w14:textId="77777777" w:rsidR="0091046B" w:rsidRPr="00C20FB4" w:rsidRDefault="0091046B" w:rsidP="0091046B">
      <w:pPr>
        <w:spacing w:line="240" w:lineRule="auto"/>
        <w:contextualSpacing/>
        <w:rPr>
          <w:ins w:id="640" w:author="mingjia hu" w:date="2023-03-02T09:30:00Z"/>
          <w:rFonts w:ascii="Courier New" w:hAnsi="Courier New" w:cs="Courier New"/>
        </w:rPr>
      </w:pPr>
      <w:ins w:id="641" w:author="mingjia hu" w:date="2023-03-02T09:30:00Z">
        <w:r>
          <w:rPr>
            <w:rFonts w:ascii="Courier New" w:hAnsi="Courier New" w:cs="Courier New"/>
            <w:i/>
          </w:rPr>
          <w:t>w</w:t>
        </w:r>
        <w:r>
          <w:rPr>
            <w:rFonts w:ascii="Courier New" w:hAnsi="Courier New" w:cs="Courier New"/>
            <w:i/>
            <w:vertAlign w:val="subscript"/>
          </w:rPr>
          <w:t>1</w:t>
        </w:r>
        <w:r w:rsidRPr="005304E4">
          <w:rPr>
            <w:rFonts w:ascii="Courier New" w:hAnsi="Courier New" w:cs="Courier New"/>
            <w:i/>
          </w:rPr>
          <w:t xml:space="preserve"> </w:t>
        </w:r>
        <w:r>
          <w:rPr>
            <w:rFonts w:ascii="Courier New" w:hAnsi="Courier New" w:cs="Courier New"/>
          </w:rPr>
          <w:t xml:space="preserve">              --              0.084 </w:t>
        </w:r>
      </w:ins>
    </w:p>
    <w:p w14:paraId="0BBA0923" w14:textId="77777777" w:rsidR="0091046B" w:rsidRDefault="0091046B" w:rsidP="0091046B">
      <w:pPr>
        <w:spacing w:line="240" w:lineRule="auto"/>
        <w:contextualSpacing/>
        <w:rPr>
          <w:ins w:id="642" w:author="mingjia hu" w:date="2023-03-02T09:30:00Z"/>
          <w:rFonts w:ascii="Courier New" w:hAnsi="Courier New" w:cs="Courier New"/>
        </w:rPr>
      </w:pPr>
    </w:p>
    <w:p w14:paraId="7AFD2E32" w14:textId="77777777" w:rsidR="0091046B" w:rsidRPr="00C20FB4" w:rsidRDefault="0091046B" w:rsidP="0091046B">
      <w:pPr>
        <w:spacing w:line="240" w:lineRule="auto"/>
        <w:contextualSpacing/>
        <w:rPr>
          <w:ins w:id="643" w:author="mingjia hu" w:date="2023-03-02T09:30:00Z"/>
          <w:rFonts w:ascii="Courier New" w:hAnsi="Courier New" w:cs="Courier New"/>
        </w:rPr>
      </w:pPr>
      <w:ins w:id="644" w:author="mingjia hu" w:date="2023-03-02T09:30:00Z">
        <w:r>
          <w:rPr>
            <w:rFonts w:ascii="Courier New" w:hAnsi="Courier New" w:cs="Courier New"/>
            <w:i/>
          </w:rPr>
          <w:t>w</w:t>
        </w:r>
        <w:r>
          <w:rPr>
            <w:rFonts w:ascii="Courier New" w:hAnsi="Courier New" w:cs="Courier New"/>
            <w:i/>
            <w:vertAlign w:val="subscript"/>
          </w:rPr>
          <w:t>2</w:t>
        </w:r>
        <w:r>
          <w:rPr>
            <w:rFonts w:ascii="Courier New" w:hAnsi="Courier New" w:cs="Courier New"/>
          </w:rPr>
          <w:t xml:space="preserve">             </w:t>
        </w:r>
        <w:r>
          <w:rPr>
            <w:rFonts w:ascii="Courier New" w:hAnsi="Courier New" w:cs="Courier New"/>
          </w:rPr>
          <w:tab/>
          <w:t xml:space="preserve">--              0.669 </w:t>
        </w:r>
      </w:ins>
    </w:p>
    <w:p w14:paraId="5DE233FE" w14:textId="77777777" w:rsidR="0091046B" w:rsidRPr="00BC201C" w:rsidRDefault="0091046B" w:rsidP="0091046B">
      <w:pPr>
        <w:spacing w:line="240" w:lineRule="auto"/>
        <w:contextualSpacing/>
        <w:rPr>
          <w:ins w:id="645" w:author="mingjia hu" w:date="2023-03-02T09:30:00Z"/>
          <w:rFonts w:ascii="Courier New" w:hAnsi="Courier New" w:cs="Courier New"/>
        </w:rPr>
      </w:pPr>
    </w:p>
    <w:p w14:paraId="49F16C9E" w14:textId="77777777" w:rsidR="0091046B" w:rsidRPr="00BC201C" w:rsidRDefault="0091046B" w:rsidP="0091046B">
      <w:pPr>
        <w:spacing w:line="240" w:lineRule="auto"/>
        <w:contextualSpacing/>
        <w:rPr>
          <w:ins w:id="646" w:author="mingjia hu" w:date="2023-03-02T09:30:00Z"/>
          <w:rFonts w:ascii="Courier New" w:hAnsi="Courier New" w:cs="Courier New"/>
        </w:rPr>
      </w:pPr>
      <w:ins w:id="647" w:author="mingjia hu" w:date="2023-03-02T09:30:00Z">
        <w:r>
          <w:rPr>
            <w:rFonts w:ascii="Courier New" w:hAnsi="Courier New" w:cs="Courier New"/>
            <w:i/>
          </w:rPr>
          <w:t>*w</w:t>
        </w:r>
        <w:r>
          <w:rPr>
            <w:rFonts w:ascii="Courier New" w:hAnsi="Courier New" w:cs="Courier New"/>
            <w:i/>
            <w:vertAlign w:val="subscript"/>
          </w:rPr>
          <w:t>3</w:t>
        </w:r>
        <w:r>
          <w:rPr>
            <w:rFonts w:ascii="Courier New" w:hAnsi="Courier New" w:cs="Courier New"/>
          </w:rPr>
          <w:t xml:space="preserve">              --              0.247</w:t>
        </w:r>
      </w:ins>
    </w:p>
    <w:p w14:paraId="4DE0BEF7" w14:textId="77777777" w:rsidR="0091046B" w:rsidRDefault="0091046B" w:rsidP="0091046B">
      <w:pPr>
        <w:spacing w:line="240" w:lineRule="auto"/>
        <w:contextualSpacing/>
        <w:rPr>
          <w:ins w:id="648" w:author="mingjia hu" w:date="2023-03-02T09:30:00Z"/>
          <w:rFonts w:ascii="Courier New" w:hAnsi="Courier New" w:cs="Courier New"/>
          <w:i/>
        </w:rPr>
      </w:pPr>
    </w:p>
    <w:p w14:paraId="420AF434" w14:textId="77777777" w:rsidR="0091046B" w:rsidRPr="00C20FB4" w:rsidRDefault="0091046B" w:rsidP="0091046B">
      <w:pPr>
        <w:spacing w:line="240" w:lineRule="auto"/>
        <w:contextualSpacing/>
        <w:rPr>
          <w:ins w:id="649" w:author="mingjia hu" w:date="2023-03-02T09:30:00Z"/>
          <w:rFonts w:ascii="Courier New" w:hAnsi="Courier New" w:cs="Courier New"/>
        </w:rPr>
      </w:pPr>
      <w:ins w:id="650" w:author="mingjia hu" w:date="2023-03-02T09:30:00Z">
        <w:r w:rsidRPr="005304E4">
          <w:rPr>
            <w:rFonts w:ascii="Courier New" w:hAnsi="Courier New" w:cs="Courier New"/>
            <w:i/>
          </w:rPr>
          <w:t>c</w:t>
        </w:r>
        <w:r>
          <w:rPr>
            <w:rFonts w:ascii="Courier New" w:hAnsi="Courier New" w:cs="Courier New"/>
          </w:rPr>
          <w:t xml:space="preserve">              0.221          </w:t>
        </w:r>
        <w:r>
          <w:rPr>
            <w:rFonts w:ascii="Courier New" w:hAnsi="Courier New" w:cs="Courier New"/>
          </w:rPr>
          <w:tab/>
          <w:t>0.421</w:t>
        </w:r>
      </w:ins>
    </w:p>
    <w:p w14:paraId="39474D00" w14:textId="77777777" w:rsidR="0091046B" w:rsidRPr="00BC201C" w:rsidRDefault="0091046B" w:rsidP="0091046B">
      <w:pPr>
        <w:spacing w:line="240" w:lineRule="auto"/>
        <w:contextualSpacing/>
        <w:rPr>
          <w:ins w:id="651" w:author="mingjia hu" w:date="2023-03-02T09:30:00Z"/>
          <w:rFonts w:ascii="Courier New" w:hAnsi="Courier New" w:cs="Courier New"/>
        </w:rPr>
      </w:pPr>
    </w:p>
    <w:p w14:paraId="67B14A77" w14:textId="527206F7" w:rsidR="0091046B" w:rsidRPr="00BC201C" w:rsidRDefault="0091046B" w:rsidP="0091046B">
      <w:pPr>
        <w:spacing w:line="240" w:lineRule="auto"/>
        <w:contextualSpacing/>
        <w:rPr>
          <w:ins w:id="652" w:author="mingjia hu" w:date="2023-03-02T09:30:00Z"/>
          <w:rFonts w:ascii="Courier New" w:hAnsi="Courier New" w:cs="Courier New"/>
        </w:rPr>
      </w:pPr>
      <w:ins w:id="653" w:author="mingjia hu" w:date="2023-03-02T09:30:00Z">
        <w:r w:rsidRPr="005304E4">
          <w:rPr>
            <w:rFonts w:ascii="Courier New" w:hAnsi="Courier New" w:cs="Courier New"/>
            <w:i/>
          </w:rPr>
          <w:t>γ</w:t>
        </w:r>
        <w:r>
          <w:rPr>
            <w:rFonts w:ascii="Courier New" w:hAnsi="Courier New" w:cs="Courier New"/>
          </w:rPr>
          <w:t xml:space="preserve">      </w:t>
        </w:r>
        <w:r w:rsidR="005F03BE">
          <w:rPr>
            <w:rFonts w:ascii="Courier New" w:hAnsi="Courier New" w:cs="Courier New"/>
          </w:rPr>
          <w:t xml:space="preserve">        1.000             1.000</w:t>
        </w:r>
      </w:ins>
    </w:p>
    <w:p w14:paraId="17829AF6" w14:textId="77777777" w:rsidR="0091046B" w:rsidRPr="00CF7026" w:rsidRDefault="0091046B" w:rsidP="0091046B">
      <w:pPr>
        <w:spacing w:line="240" w:lineRule="auto"/>
        <w:contextualSpacing/>
        <w:rPr>
          <w:ins w:id="654" w:author="mingjia hu" w:date="2023-03-02T09:30:00Z"/>
          <w:rFonts w:ascii="Courier New" w:hAnsi="Courier New" w:cs="Courier New"/>
          <w:sz w:val="20"/>
          <w:szCs w:val="20"/>
        </w:rPr>
      </w:pPr>
      <w:ins w:id="655" w:author="mingjia hu" w:date="2023-03-02T09:30:00Z">
        <w:r w:rsidRPr="00CF7026">
          <w:rPr>
            <w:rFonts w:ascii="Courier New" w:hAnsi="Courier New" w:cs="Courier New"/>
            <w:sz w:val="20"/>
            <w:szCs w:val="20"/>
          </w:rPr>
          <w:t xml:space="preserve">       </w:t>
        </w:r>
      </w:ins>
    </w:p>
    <w:p w14:paraId="087FA025" w14:textId="77777777" w:rsidR="0091046B" w:rsidRDefault="0091046B" w:rsidP="0091046B">
      <w:pPr>
        <w:spacing w:line="240" w:lineRule="auto"/>
        <w:contextualSpacing/>
        <w:rPr>
          <w:ins w:id="656" w:author="mingjia hu" w:date="2023-03-02T09:30:00Z"/>
          <w:rFonts w:ascii="Courier New" w:hAnsi="Courier New" w:cs="Courier New"/>
          <w:b/>
          <w:sz w:val="20"/>
          <w:szCs w:val="20"/>
          <w:u w:val="single"/>
        </w:rPr>
      </w:pPr>
      <w:ins w:id="657" w:author="mingjia hu" w:date="2023-03-02T09:30:00Z">
        <w:r>
          <w:rPr>
            <w:rFonts w:ascii="Courier New" w:hAnsi="Courier New" w:cs="Courier New"/>
            <w:b/>
            <w:sz w:val="20"/>
            <w:szCs w:val="20"/>
            <w:u w:val="single"/>
          </w:rPr>
          <w:t>Prototype Models</w:t>
        </w:r>
      </w:ins>
    </w:p>
    <w:p w14:paraId="232F5794" w14:textId="77777777" w:rsidR="0091046B" w:rsidRPr="008A6541" w:rsidRDefault="0091046B" w:rsidP="0091046B">
      <w:pPr>
        <w:spacing w:line="240" w:lineRule="auto"/>
        <w:contextualSpacing/>
        <w:rPr>
          <w:ins w:id="658" w:author="mingjia hu" w:date="2023-03-02T09:30:00Z"/>
          <w:rFonts w:ascii="Courier New" w:hAnsi="Courier New" w:cs="Courier New"/>
          <w:b/>
          <w:sz w:val="20"/>
          <w:szCs w:val="20"/>
          <w:u w:val="single"/>
        </w:rPr>
      </w:pPr>
    </w:p>
    <w:p w14:paraId="6A3F7BB7" w14:textId="77777777" w:rsidR="0091046B" w:rsidRPr="00BC201C" w:rsidRDefault="0091046B" w:rsidP="0091046B">
      <w:pPr>
        <w:spacing w:line="240" w:lineRule="auto"/>
        <w:contextualSpacing/>
        <w:rPr>
          <w:ins w:id="659" w:author="mingjia hu" w:date="2023-03-02T09:30:00Z"/>
          <w:rFonts w:ascii="Courier New" w:hAnsi="Courier New" w:cs="Courier New"/>
          <w:u w:val="single"/>
        </w:rPr>
      </w:pPr>
      <w:ins w:id="660" w:author="mingjia hu" w:date="2023-03-02T09:30:00Z">
        <w:r w:rsidRPr="00BC201C">
          <w:rPr>
            <w:rFonts w:ascii="Courier New" w:hAnsi="Courier New" w:cs="Courier New"/>
            <w:u w:val="single"/>
          </w:rPr>
          <w:t xml:space="preserve">Parameter </w:t>
        </w:r>
        <w:r>
          <w:rPr>
            <w:rFonts w:ascii="Courier New" w:hAnsi="Courier New" w:cs="Courier New"/>
          </w:rPr>
          <w:t xml:space="preserve">  </w:t>
        </w:r>
        <w:r w:rsidRPr="008A6541">
          <w:rPr>
            <w:rFonts w:ascii="Courier New" w:hAnsi="Courier New" w:cs="Courier New"/>
            <w:sz w:val="20"/>
            <w:szCs w:val="20"/>
            <w:u w:val="single"/>
          </w:rPr>
          <w:t>PM_central</w:t>
        </w:r>
        <w:r w:rsidRPr="00BC201C">
          <w:rPr>
            <w:rFonts w:ascii="Courier New" w:hAnsi="Courier New" w:cs="Courier New"/>
          </w:rPr>
          <w:t xml:space="preserve"> </w:t>
        </w:r>
        <w:r>
          <w:rPr>
            <w:rFonts w:ascii="Courier New" w:hAnsi="Courier New" w:cs="Courier New"/>
          </w:rPr>
          <w:t xml:space="preserve">         </w:t>
        </w:r>
        <w:r w:rsidRPr="008A6541">
          <w:rPr>
            <w:rFonts w:ascii="Courier New" w:hAnsi="Courier New" w:cs="Courier New"/>
            <w:sz w:val="20"/>
            <w:szCs w:val="20"/>
            <w:u w:val="single"/>
          </w:rPr>
          <w:t>PM_extreme</w:t>
        </w:r>
        <w:r>
          <w:rPr>
            <w:rFonts w:ascii="Courier New" w:hAnsi="Courier New" w:cs="Courier New"/>
            <w:u w:val="single"/>
          </w:rPr>
          <w:t xml:space="preserve"> </w:t>
        </w:r>
        <w:r>
          <w:rPr>
            <w:rFonts w:ascii="Courier New" w:hAnsi="Courier New" w:cs="Courier New"/>
          </w:rPr>
          <w:t xml:space="preserve"> </w:t>
        </w:r>
      </w:ins>
    </w:p>
    <w:p w14:paraId="207A091A" w14:textId="77777777" w:rsidR="0091046B" w:rsidRDefault="0091046B" w:rsidP="0091046B">
      <w:pPr>
        <w:spacing w:line="240" w:lineRule="auto"/>
        <w:contextualSpacing/>
        <w:rPr>
          <w:ins w:id="661" w:author="mingjia hu" w:date="2023-03-02T09:30:00Z"/>
          <w:rFonts w:ascii="Courier New" w:hAnsi="Courier New" w:cs="Courier New"/>
        </w:rPr>
      </w:pPr>
    </w:p>
    <w:p w14:paraId="04BBFA53" w14:textId="77777777" w:rsidR="0091046B" w:rsidRPr="00C20FB4" w:rsidRDefault="0091046B" w:rsidP="0091046B">
      <w:pPr>
        <w:spacing w:line="240" w:lineRule="auto"/>
        <w:contextualSpacing/>
        <w:rPr>
          <w:ins w:id="662" w:author="mingjia hu" w:date="2023-03-02T09:30:00Z"/>
          <w:rFonts w:ascii="Courier New" w:hAnsi="Courier New" w:cs="Courier New"/>
        </w:rPr>
      </w:pPr>
      <w:ins w:id="663" w:author="mingjia hu" w:date="2023-03-02T09:30:00Z">
        <w:r>
          <w:rPr>
            <w:rFonts w:ascii="Courier New" w:hAnsi="Courier New" w:cs="Courier New"/>
            <w:i/>
          </w:rPr>
          <w:t>w</w:t>
        </w:r>
        <w:r>
          <w:rPr>
            <w:rFonts w:ascii="Courier New" w:hAnsi="Courier New" w:cs="Courier New"/>
            <w:i/>
            <w:vertAlign w:val="subscript"/>
          </w:rPr>
          <w:t>1</w:t>
        </w:r>
        <w:r w:rsidRPr="005304E4">
          <w:rPr>
            <w:rFonts w:ascii="Courier New" w:hAnsi="Courier New" w:cs="Courier New"/>
            <w:i/>
          </w:rPr>
          <w:t xml:space="preserve"> </w:t>
        </w:r>
        <w:r>
          <w:rPr>
            <w:rFonts w:ascii="Courier New" w:hAnsi="Courier New" w:cs="Courier New"/>
          </w:rPr>
          <w:t xml:space="preserve">           0.091              0.000 </w:t>
        </w:r>
      </w:ins>
    </w:p>
    <w:p w14:paraId="3A7EE764" w14:textId="77777777" w:rsidR="0091046B" w:rsidRDefault="0091046B" w:rsidP="0091046B">
      <w:pPr>
        <w:spacing w:line="240" w:lineRule="auto"/>
        <w:contextualSpacing/>
        <w:rPr>
          <w:ins w:id="664" w:author="mingjia hu" w:date="2023-03-02T09:30:00Z"/>
          <w:rFonts w:ascii="Courier New" w:hAnsi="Courier New" w:cs="Courier New"/>
        </w:rPr>
      </w:pPr>
    </w:p>
    <w:p w14:paraId="317FCBBC" w14:textId="77777777" w:rsidR="0091046B" w:rsidRPr="00C20FB4" w:rsidRDefault="0091046B" w:rsidP="0091046B">
      <w:pPr>
        <w:spacing w:line="240" w:lineRule="auto"/>
        <w:contextualSpacing/>
        <w:rPr>
          <w:ins w:id="665" w:author="mingjia hu" w:date="2023-03-02T09:30:00Z"/>
          <w:rFonts w:ascii="Courier New" w:hAnsi="Courier New" w:cs="Courier New"/>
        </w:rPr>
      </w:pPr>
      <w:ins w:id="666" w:author="mingjia hu" w:date="2023-03-02T09:30:00Z">
        <w:r>
          <w:rPr>
            <w:rFonts w:ascii="Courier New" w:hAnsi="Courier New" w:cs="Courier New"/>
            <w:i/>
          </w:rPr>
          <w:t>w</w:t>
        </w:r>
        <w:r>
          <w:rPr>
            <w:rFonts w:ascii="Courier New" w:hAnsi="Courier New" w:cs="Courier New"/>
            <w:i/>
            <w:vertAlign w:val="subscript"/>
          </w:rPr>
          <w:t>2</w:t>
        </w:r>
        <w:r>
          <w:rPr>
            <w:rFonts w:ascii="Courier New" w:hAnsi="Courier New" w:cs="Courier New"/>
          </w:rPr>
          <w:t xml:space="preserve">            0.652              0.636 </w:t>
        </w:r>
      </w:ins>
    </w:p>
    <w:p w14:paraId="0EB7AE10" w14:textId="77777777" w:rsidR="0091046B" w:rsidRPr="00BC201C" w:rsidRDefault="0091046B" w:rsidP="0091046B">
      <w:pPr>
        <w:spacing w:line="240" w:lineRule="auto"/>
        <w:contextualSpacing/>
        <w:rPr>
          <w:ins w:id="667" w:author="mingjia hu" w:date="2023-03-02T09:30:00Z"/>
          <w:rFonts w:ascii="Courier New" w:hAnsi="Courier New" w:cs="Courier New"/>
        </w:rPr>
      </w:pPr>
    </w:p>
    <w:p w14:paraId="379D4938" w14:textId="77777777" w:rsidR="0091046B" w:rsidRPr="00BC201C" w:rsidRDefault="0091046B" w:rsidP="0091046B">
      <w:pPr>
        <w:spacing w:line="240" w:lineRule="auto"/>
        <w:contextualSpacing/>
        <w:rPr>
          <w:ins w:id="668" w:author="mingjia hu" w:date="2023-03-02T09:30:00Z"/>
          <w:rFonts w:ascii="Courier New" w:hAnsi="Courier New" w:cs="Courier New"/>
        </w:rPr>
      </w:pPr>
      <w:ins w:id="669" w:author="mingjia hu" w:date="2023-03-02T09:30:00Z">
        <w:r>
          <w:rPr>
            <w:rFonts w:ascii="Courier New" w:hAnsi="Courier New" w:cs="Courier New"/>
            <w:i/>
          </w:rPr>
          <w:t>*w</w:t>
        </w:r>
        <w:r>
          <w:rPr>
            <w:rFonts w:ascii="Courier New" w:hAnsi="Courier New" w:cs="Courier New"/>
            <w:i/>
            <w:vertAlign w:val="subscript"/>
          </w:rPr>
          <w:t>3</w:t>
        </w:r>
        <w:r>
          <w:rPr>
            <w:rFonts w:ascii="Courier New" w:hAnsi="Courier New" w:cs="Courier New"/>
          </w:rPr>
          <w:t xml:space="preserve">           0.257              0.364</w:t>
        </w:r>
      </w:ins>
    </w:p>
    <w:p w14:paraId="280EC608" w14:textId="77777777" w:rsidR="0091046B" w:rsidRDefault="0091046B" w:rsidP="0091046B">
      <w:pPr>
        <w:spacing w:line="240" w:lineRule="auto"/>
        <w:contextualSpacing/>
        <w:rPr>
          <w:ins w:id="670" w:author="mingjia hu" w:date="2023-03-02T09:30:00Z"/>
          <w:rFonts w:ascii="Courier New" w:hAnsi="Courier New" w:cs="Courier New"/>
          <w:i/>
        </w:rPr>
      </w:pPr>
    </w:p>
    <w:p w14:paraId="59CFEED5" w14:textId="77777777" w:rsidR="0091046B" w:rsidRPr="00C20FB4" w:rsidRDefault="0091046B" w:rsidP="0091046B">
      <w:pPr>
        <w:spacing w:line="240" w:lineRule="auto"/>
        <w:contextualSpacing/>
        <w:rPr>
          <w:ins w:id="671" w:author="mingjia hu" w:date="2023-03-02T09:30:00Z"/>
          <w:rFonts w:ascii="Courier New" w:hAnsi="Courier New" w:cs="Courier New"/>
        </w:rPr>
      </w:pPr>
      <w:ins w:id="672" w:author="mingjia hu" w:date="2023-03-02T09:30:00Z">
        <w:r w:rsidRPr="005304E4">
          <w:rPr>
            <w:rFonts w:ascii="Courier New" w:hAnsi="Courier New" w:cs="Courier New"/>
            <w:i/>
          </w:rPr>
          <w:t>c</w:t>
        </w:r>
        <w:r>
          <w:rPr>
            <w:rFonts w:ascii="Courier New" w:hAnsi="Courier New" w:cs="Courier New"/>
          </w:rPr>
          <w:t xml:space="preserve">             0.402          </w:t>
        </w:r>
        <w:r>
          <w:rPr>
            <w:rFonts w:ascii="Courier New" w:hAnsi="Courier New" w:cs="Courier New"/>
          </w:rPr>
          <w:tab/>
          <w:t>0.333</w:t>
        </w:r>
      </w:ins>
    </w:p>
    <w:p w14:paraId="190A37A0" w14:textId="77777777" w:rsidR="0091046B" w:rsidRPr="00BC201C" w:rsidRDefault="0091046B" w:rsidP="0091046B">
      <w:pPr>
        <w:spacing w:line="240" w:lineRule="auto"/>
        <w:contextualSpacing/>
        <w:rPr>
          <w:ins w:id="673" w:author="mingjia hu" w:date="2023-03-02T09:30:00Z"/>
          <w:rFonts w:ascii="Courier New" w:hAnsi="Courier New" w:cs="Courier New"/>
        </w:rPr>
      </w:pPr>
    </w:p>
    <w:p w14:paraId="3804AB39" w14:textId="77777777" w:rsidR="0091046B" w:rsidRDefault="0091046B" w:rsidP="0091046B">
      <w:pPr>
        <w:spacing w:line="240" w:lineRule="auto"/>
        <w:contextualSpacing/>
        <w:rPr>
          <w:ins w:id="674" w:author="mingjia hu" w:date="2023-03-02T09:30:00Z"/>
          <w:rFonts w:ascii="Courier New" w:hAnsi="Courier New" w:cs="Courier New"/>
        </w:rPr>
      </w:pPr>
      <w:ins w:id="675" w:author="mingjia hu" w:date="2023-03-02T09:30:00Z">
        <w:r w:rsidRPr="005304E4">
          <w:rPr>
            <w:rFonts w:ascii="Courier New" w:hAnsi="Courier New" w:cs="Courier New"/>
            <w:i/>
          </w:rPr>
          <w:t>γ</w:t>
        </w:r>
        <w:r>
          <w:rPr>
            <w:rFonts w:ascii="Courier New" w:hAnsi="Courier New" w:cs="Courier New"/>
          </w:rPr>
          <w:t xml:space="preserve">             1.000             </w:t>
        </w:r>
        <w:r>
          <w:rPr>
            <w:rFonts w:ascii="Courier New" w:hAnsi="Courier New" w:cs="Courier New"/>
          </w:rPr>
          <w:tab/>
          <w:t>1.022</w:t>
        </w:r>
      </w:ins>
    </w:p>
    <w:p w14:paraId="26298918" w14:textId="77777777" w:rsidR="0091046B" w:rsidRDefault="0091046B" w:rsidP="0091046B">
      <w:pPr>
        <w:spacing w:line="240" w:lineRule="auto"/>
        <w:contextualSpacing/>
        <w:rPr>
          <w:ins w:id="676" w:author="mingjia hu" w:date="2023-03-02T09:30:00Z"/>
          <w:rFonts w:ascii="Courier New" w:hAnsi="Courier New" w:cs="Courier New"/>
        </w:rPr>
      </w:pPr>
    </w:p>
    <w:p w14:paraId="227D19F7" w14:textId="77777777" w:rsidR="0091046B" w:rsidRDefault="0091046B" w:rsidP="0091046B">
      <w:pPr>
        <w:rPr>
          <w:ins w:id="677" w:author="mingjia hu" w:date="2023-03-02T09:30:00Z"/>
          <w:rFonts w:ascii="Courier New" w:hAnsi="Courier New" w:cs="Courier New"/>
          <w:i/>
        </w:rPr>
      </w:pPr>
      <w:ins w:id="678" w:author="mingjia hu" w:date="2023-03-02T09:30:00Z">
        <w:r w:rsidRPr="000456D7">
          <w:rPr>
            <w:rFonts w:ascii="Courier New" w:hAnsi="Courier New" w:cs="Courier New"/>
            <w:i/>
          </w:rPr>
          <w:t>*w</w:t>
        </w:r>
        <w:r w:rsidRPr="000456D7">
          <w:rPr>
            <w:rFonts w:ascii="Courier New" w:hAnsi="Courier New" w:cs="Courier New"/>
            <w:i/>
            <w:vertAlign w:val="subscript"/>
          </w:rPr>
          <w:t>3</w:t>
        </w:r>
        <w:r w:rsidRPr="000456D7">
          <w:rPr>
            <w:rFonts w:ascii="Courier New" w:hAnsi="Courier New" w:cs="Courier New"/>
            <w:i/>
          </w:rPr>
          <w:t xml:space="preserve"> = 1 - w</w:t>
        </w:r>
        <w:r w:rsidRPr="000456D7">
          <w:rPr>
            <w:rFonts w:ascii="Courier New" w:hAnsi="Courier New" w:cs="Courier New"/>
            <w:i/>
            <w:vertAlign w:val="subscript"/>
          </w:rPr>
          <w:t xml:space="preserve">1 </w:t>
        </w:r>
        <w:r w:rsidRPr="000456D7">
          <w:rPr>
            <w:rFonts w:ascii="Courier New" w:hAnsi="Courier New" w:cs="Courier New"/>
            <w:i/>
          </w:rPr>
          <w:t>- w</w:t>
        </w:r>
        <w:r w:rsidRPr="000456D7">
          <w:rPr>
            <w:rFonts w:ascii="Courier New" w:hAnsi="Courier New" w:cs="Courier New"/>
            <w:i/>
            <w:vertAlign w:val="subscript"/>
          </w:rPr>
          <w:t>2</w:t>
        </w:r>
        <w:r w:rsidRPr="000456D7">
          <w:rPr>
            <w:rFonts w:ascii="Courier New" w:hAnsi="Courier New" w:cs="Courier New"/>
            <w:i/>
          </w:rPr>
          <w:t xml:space="preserve"> </w:t>
        </w:r>
      </w:ins>
    </w:p>
    <w:p w14:paraId="404B9F64" w14:textId="77777777"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44FB4D0C" w14:textId="77777777"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r w:rsidRPr="00753D10">
        <w:rPr>
          <w:rFonts w:ascii="Calibri" w:eastAsia="Times New Roman" w:hAnsi="Calibri" w:cs="Calibri"/>
          <w:noProof/>
          <w:color w:val="000000"/>
          <w:sz w:val="24"/>
          <w:szCs w:val="24"/>
        </w:rPr>
        <w:drawing>
          <wp:inline distT="0" distB="0" distL="0" distR="0" wp14:anchorId="2F8C3D18" wp14:editId="3210956A">
            <wp:extent cx="4161099" cy="4161099"/>
            <wp:effectExtent l="0" t="0" r="0" b="0"/>
            <wp:docPr id="2" name="Picture 2" descr="C:\Users\super\Desktop\lab\dot pattern variability\figure\v1\learning cur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figure\v1\learning curve .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4082" cy="4164082"/>
                    </a:xfrm>
                    <a:prstGeom prst="rect">
                      <a:avLst/>
                    </a:prstGeom>
                    <a:noFill/>
                    <a:ln>
                      <a:noFill/>
                    </a:ln>
                  </pic:spPr>
                </pic:pic>
              </a:graphicData>
            </a:graphic>
          </wp:inline>
        </w:drawing>
      </w:r>
    </w:p>
    <w:p w14:paraId="77C798E7" w14:textId="77777777" w:rsidR="00F21E55" w:rsidRDefault="00F21E55" w:rsidP="00C61907">
      <w:pPr>
        <w:shd w:val="clear" w:color="auto" w:fill="FFFFFF"/>
        <w:spacing w:after="0" w:line="240" w:lineRule="auto"/>
        <w:textAlignment w:val="baseline"/>
        <w:rPr>
          <w:rFonts w:ascii="Calibri" w:eastAsia="Times New Roman" w:hAnsi="Calibri" w:cs="Calibri"/>
          <w:color w:val="000000"/>
          <w:sz w:val="24"/>
          <w:szCs w:val="24"/>
        </w:rPr>
      </w:pPr>
    </w:p>
    <w:p w14:paraId="3F41C410" w14:textId="77777777" w:rsidR="00C61907" w:rsidRDefault="00753D10" w:rsidP="00C61907">
      <w:pPr>
        <w:shd w:val="clear" w:color="auto" w:fill="FFFFFF"/>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Figure 1</w:t>
      </w:r>
    </w:p>
    <w:p w14:paraId="590B7440" w14:textId="77777777"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p>
    <w:p w14:paraId="27779E4F" w14:textId="77777777"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p>
    <w:p w14:paraId="3300F51F" w14:textId="77777777" w:rsidR="0040454C" w:rsidRPr="00C61907" w:rsidRDefault="00753D10" w:rsidP="00C61907">
      <w:pPr>
        <w:shd w:val="clear" w:color="auto" w:fill="FFFFFF"/>
        <w:spacing w:after="0" w:line="240" w:lineRule="auto"/>
        <w:textAlignment w:val="baseline"/>
        <w:rPr>
          <w:rFonts w:ascii="Calibri" w:eastAsia="Times New Roman" w:hAnsi="Calibri" w:cs="Calibri"/>
          <w:color w:val="000000"/>
          <w:sz w:val="24"/>
          <w:szCs w:val="24"/>
        </w:rPr>
      </w:pPr>
      <w:r w:rsidRPr="00753D10">
        <w:rPr>
          <w:rFonts w:ascii="Calibri" w:eastAsia="Times New Roman" w:hAnsi="Calibri" w:cs="Calibri"/>
          <w:noProof/>
          <w:color w:val="000000"/>
          <w:sz w:val="24"/>
          <w:szCs w:val="24"/>
        </w:rPr>
        <w:drawing>
          <wp:inline distT="0" distB="0" distL="0" distR="0" wp14:anchorId="4140D93A" wp14:editId="57018613">
            <wp:extent cx="5943600" cy="2794000"/>
            <wp:effectExtent l="0" t="0" r="0" b="6350"/>
            <wp:docPr id="4" name="Picture 4" descr="C:\Users\super\Desktop\lab\dot pattern variability\figure\v1\test accurac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Desktop\lab\dot pattern variability\figure\v1\test accuracy .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r w:rsidR="0040454C">
        <w:rPr>
          <w:rFonts w:ascii="Calibri" w:eastAsia="Times New Roman" w:hAnsi="Calibri" w:cs="Calibri"/>
          <w:color w:val="000000"/>
          <w:sz w:val="24"/>
          <w:szCs w:val="24"/>
        </w:rPr>
        <w:t>Figure 2</w:t>
      </w:r>
    </w:p>
    <w:p w14:paraId="5AE24D34" w14:textId="77777777" w:rsidR="00D04B8A" w:rsidRDefault="00D04B8A" w:rsidP="00753D10">
      <w:pPr>
        <w:rPr>
          <w:ins w:id="679" w:author="mingjia hu" w:date="2023-03-03T10:56:00Z"/>
          <w:rFonts w:ascii="Times New Roman" w:hAnsi="Times New Roman" w:cs="Times New Roman"/>
          <w:sz w:val="24"/>
          <w:szCs w:val="24"/>
        </w:rPr>
      </w:pPr>
    </w:p>
    <w:p w14:paraId="46C8777C" w14:textId="7C4EEA5B" w:rsidR="00753D10" w:rsidDel="00D04B8A" w:rsidRDefault="00D04B8A" w:rsidP="00753D10">
      <w:pPr>
        <w:rPr>
          <w:del w:id="680" w:author="mingjia hu" w:date="2023-03-03T10:56:00Z"/>
          <w:rFonts w:ascii="Times New Roman" w:hAnsi="Times New Roman" w:cs="Times New Roman"/>
          <w:sz w:val="24"/>
          <w:szCs w:val="24"/>
        </w:rPr>
      </w:pPr>
      <w:moveToRangeStart w:id="681" w:author="mingjia hu" w:date="2023-03-03T10:56:00Z" w:name="move128733379"/>
      <w:moveTo w:id="682" w:author="mingjia hu" w:date="2023-03-03T10:56:00Z">
        <w:r w:rsidRPr="00235BD3">
          <w:rPr>
            <w:rFonts w:ascii="Times New Roman" w:hAnsi="Times New Roman" w:cs="Times New Roman"/>
            <w:noProof/>
            <w:sz w:val="24"/>
            <w:szCs w:val="24"/>
          </w:rPr>
          <w:drawing>
            <wp:inline distT="0" distB="0" distL="0" distR="0" wp14:anchorId="7A81A0FD" wp14:editId="16207B4B">
              <wp:extent cx="5943600" cy="2168893"/>
              <wp:effectExtent l="0" t="0" r="0" b="3175"/>
              <wp:docPr id="14" name="Picture 14" descr="C:\Users\super\Desktop\lab\dot pattern variability\modeling analysis\v1\modeling plot\figure\categorization proportions_ac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Desktop\lab\dot pattern variability\modeling analysis\v1\modeling plot\figure\categorization proportions_act18.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273" r="4381"/>
                      <a:stretch/>
                    </pic:blipFill>
                    <pic:spPr bwMode="auto">
                      <a:xfrm>
                        <a:off x="0" y="0"/>
                        <a:ext cx="5943600" cy="2168893"/>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681"/>
      <w:del w:id="683" w:author="mingjia hu" w:date="2023-03-03T10:55:00Z">
        <w:r w:rsidR="00753D10" w:rsidRPr="00270E88" w:rsidDel="00D04B8A">
          <w:rPr>
            <w:rFonts w:ascii="Times New Roman" w:hAnsi="Times New Roman" w:cs="Times New Roman"/>
            <w:noProof/>
            <w:sz w:val="24"/>
            <w:szCs w:val="24"/>
          </w:rPr>
          <w:drawing>
            <wp:inline distT="0" distB="0" distL="0" distR="0" wp14:anchorId="26734CC5" wp14:editId="78B2538A">
              <wp:extent cx="5046563" cy="3784922"/>
              <wp:effectExtent l="0" t="0" r="1905" b="6350"/>
              <wp:docPr id="10" name="Picture 10" descr="C:\Users\super\Desktop\lab\dot pattern variability\modeling analysis\v1\activation MDS\figures\stress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activation MDS\figures\stress plo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530" cy="3786397"/>
                      </a:xfrm>
                      <a:prstGeom prst="rect">
                        <a:avLst/>
                      </a:prstGeom>
                      <a:noFill/>
                      <a:ln>
                        <a:noFill/>
                      </a:ln>
                    </pic:spPr>
                  </pic:pic>
                </a:graphicData>
              </a:graphic>
            </wp:inline>
          </w:drawing>
        </w:r>
      </w:del>
    </w:p>
    <w:p w14:paraId="139CA5FE" w14:textId="77777777" w:rsidR="00753D10" w:rsidRDefault="00753D10" w:rsidP="00753D10">
      <w:pPr>
        <w:rPr>
          <w:rFonts w:ascii="Times New Roman" w:hAnsi="Times New Roman" w:cs="Times New Roman"/>
          <w:sz w:val="24"/>
          <w:szCs w:val="24"/>
        </w:rPr>
      </w:pPr>
      <w:r>
        <w:rPr>
          <w:rFonts w:ascii="Times New Roman" w:hAnsi="Times New Roman" w:cs="Times New Roman"/>
          <w:sz w:val="24"/>
          <w:szCs w:val="24"/>
        </w:rPr>
        <w:t xml:space="preserve">Figure 3 </w:t>
      </w:r>
    </w:p>
    <w:p w14:paraId="7B98C1DC" w14:textId="538DD7C3" w:rsidR="006474BE" w:rsidDel="00D04B8A" w:rsidRDefault="00D04B8A">
      <w:pPr>
        <w:rPr>
          <w:del w:id="684" w:author="mingjia hu" w:date="2023-03-03T10:56:00Z"/>
        </w:rPr>
      </w:pPr>
      <w:ins w:id="685" w:author="mingjia hu" w:date="2023-03-03T10:56:00Z">
        <w:r w:rsidRPr="00D04B8A">
          <w:rPr>
            <w:rFonts w:ascii="Times New Roman" w:hAnsi="Times New Roman" w:cs="Times New Roman"/>
            <w:noProof/>
            <w:sz w:val="24"/>
            <w:szCs w:val="24"/>
          </w:rPr>
          <w:drawing>
            <wp:inline distT="0" distB="0" distL="0" distR="0" wp14:anchorId="039B3EB1" wp14:editId="16853ABA">
              <wp:extent cx="5943600" cy="2148936"/>
              <wp:effectExtent l="0" t="0" r="0" b="3810"/>
              <wp:docPr id="3" name="Picture 3" descr="C:\Users\super\Desktop\lab\dot pattern variability\modeling analysis\v1\prototype models\modeling figure\categorization propor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prototype models\modeling figure\categorization proportions.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39" r="4060"/>
                      <a:stretch/>
                    </pic:blipFill>
                    <pic:spPr bwMode="auto">
                      <a:xfrm>
                        <a:off x="0" y="0"/>
                        <a:ext cx="5943600" cy="2148936"/>
                      </a:xfrm>
                      <a:prstGeom prst="rect">
                        <a:avLst/>
                      </a:prstGeom>
                      <a:noFill/>
                      <a:ln>
                        <a:noFill/>
                      </a:ln>
                      <a:extLst>
                        <a:ext uri="{53640926-AAD7-44D8-BBD7-CCE9431645EC}">
                          <a14:shadowObscured xmlns:a14="http://schemas.microsoft.com/office/drawing/2010/main"/>
                        </a:ext>
                      </a:extLst>
                    </pic:spPr>
                  </pic:pic>
                </a:graphicData>
              </a:graphic>
            </wp:inline>
          </w:drawing>
        </w:r>
      </w:ins>
    </w:p>
    <w:p w14:paraId="2E5204CB" w14:textId="77777777" w:rsidR="00971FFF" w:rsidRDefault="00971FFF"/>
    <w:p w14:paraId="3DD4BCA4" w14:textId="05B6C2CD" w:rsidR="00D04B8A" w:rsidDel="00D04B8A" w:rsidRDefault="00753D10" w:rsidP="00753D10">
      <w:pPr>
        <w:rPr>
          <w:del w:id="686" w:author="mingjia hu" w:date="2023-03-03T10:56:00Z"/>
          <w:rFonts w:ascii="Times New Roman" w:hAnsi="Times New Roman" w:cs="Times New Roman"/>
          <w:sz w:val="24"/>
          <w:szCs w:val="24"/>
        </w:rPr>
      </w:pPr>
      <w:moveFromRangeStart w:id="687" w:author="mingjia hu" w:date="2023-03-03T10:56:00Z" w:name="move128733379"/>
      <w:moveFrom w:id="688" w:author="mingjia hu" w:date="2023-03-03T10:56:00Z">
        <w:r w:rsidRPr="00235BD3" w:rsidDel="00D04B8A">
          <w:rPr>
            <w:rFonts w:ascii="Times New Roman" w:hAnsi="Times New Roman" w:cs="Times New Roman"/>
            <w:noProof/>
            <w:sz w:val="24"/>
            <w:szCs w:val="24"/>
          </w:rPr>
          <w:drawing>
            <wp:inline distT="0" distB="0" distL="0" distR="0" wp14:anchorId="426F4DCE" wp14:editId="4F5BE8F2">
              <wp:extent cx="6334125" cy="2311400"/>
              <wp:effectExtent l="0" t="0" r="9525" b="0"/>
              <wp:docPr id="15" name="Picture 15" descr="C:\Users\super\Desktop\lab\dot pattern variability\modeling analysis\v1\modeling plot\figure\categorization proportions_ac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Desktop\lab\dot pattern variability\modeling analysis\v1\modeling plot\figure\categorization proportions_act1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73" r="4381"/>
                      <a:stretch/>
                    </pic:blipFill>
                    <pic:spPr bwMode="auto">
                      <a:xfrm>
                        <a:off x="0" y="0"/>
                        <a:ext cx="6337605" cy="2312670"/>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687"/>
    </w:p>
    <w:p w14:paraId="48CC76B4" w14:textId="225EC332" w:rsidR="00753D10" w:rsidRDefault="00753D10" w:rsidP="00753D10">
      <w:pPr>
        <w:rPr>
          <w:ins w:id="689" w:author="mingjia hu" w:date="2023-03-03T10:51:00Z"/>
          <w:rFonts w:ascii="Times New Roman" w:hAnsi="Times New Roman" w:cs="Times New Roman"/>
          <w:sz w:val="24"/>
          <w:szCs w:val="24"/>
        </w:rPr>
      </w:pPr>
      <w:r>
        <w:rPr>
          <w:rFonts w:ascii="Times New Roman" w:hAnsi="Times New Roman" w:cs="Times New Roman"/>
          <w:sz w:val="24"/>
          <w:szCs w:val="24"/>
        </w:rPr>
        <w:t xml:space="preserve">Figure </w:t>
      </w:r>
      <w:r w:rsidR="0040454C">
        <w:rPr>
          <w:rFonts w:ascii="Times New Roman" w:hAnsi="Times New Roman" w:cs="Times New Roman"/>
          <w:sz w:val="24"/>
          <w:szCs w:val="24"/>
        </w:rPr>
        <w:t>4</w:t>
      </w:r>
    </w:p>
    <w:p w14:paraId="28731155" w14:textId="42B44D6A" w:rsidR="00D04B8A" w:rsidRDefault="00D04B8A" w:rsidP="00753D10">
      <w:pPr>
        <w:rPr>
          <w:ins w:id="690" w:author="mingjia hu" w:date="2023-03-03T10:55:00Z"/>
          <w:rFonts w:ascii="Times New Roman" w:hAnsi="Times New Roman" w:cs="Times New Roman"/>
          <w:sz w:val="24"/>
          <w:szCs w:val="24"/>
        </w:rPr>
      </w:pPr>
    </w:p>
    <w:p w14:paraId="2AEA4CE9" w14:textId="1F6F3774" w:rsidR="00D04B8A" w:rsidRDefault="00D04B8A" w:rsidP="00753D10">
      <w:pPr>
        <w:rPr>
          <w:ins w:id="691" w:author="mingjia hu" w:date="2023-03-03T10:53:00Z"/>
          <w:rFonts w:ascii="Times New Roman" w:hAnsi="Times New Roman" w:cs="Times New Roman"/>
          <w:sz w:val="24"/>
          <w:szCs w:val="24"/>
        </w:rPr>
      </w:pPr>
      <w:ins w:id="692" w:author="mingjia hu" w:date="2023-03-03T10:55:00Z">
        <w:r w:rsidRPr="00270E88">
          <w:rPr>
            <w:rFonts w:ascii="Times New Roman" w:hAnsi="Times New Roman" w:cs="Times New Roman"/>
            <w:noProof/>
            <w:sz w:val="24"/>
            <w:szCs w:val="24"/>
          </w:rPr>
          <w:lastRenderedPageBreak/>
          <w:drawing>
            <wp:inline distT="0" distB="0" distL="0" distR="0" wp14:anchorId="08AF19FC" wp14:editId="40849EE8">
              <wp:extent cx="5046563" cy="3784922"/>
              <wp:effectExtent l="0" t="0" r="1905" b="6350"/>
              <wp:docPr id="8" name="Picture 8" descr="C:\Users\super\Desktop\lab\dot pattern variability\modeling analysis\v1\activation MDS\figures\stress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activation MDS\figures\stress plo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530" cy="3786397"/>
                      </a:xfrm>
                      <a:prstGeom prst="rect">
                        <a:avLst/>
                      </a:prstGeom>
                      <a:noFill/>
                      <a:ln>
                        <a:noFill/>
                      </a:ln>
                    </pic:spPr>
                  </pic:pic>
                </a:graphicData>
              </a:graphic>
            </wp:inline>
          </w:drawing>
        </w:r>
      </w:ins>
    </w:p>
    <w:p w14:paraId="29A377CB" w14:textId="1EDE2DA3" w:rsidR="00D04B8A" w:rsidRDefault="00D04B8A" w:rsidP="00753D10">
      <w:pPr>
        <w:rPr>
          <w:rFonts w:ascii="Times New Roman" w:hAnsi="Times New Roman" w:cs="Times New Roman"/>
          <w:sz w:val="24"/>
          <w:szCs w:val="24"/>
        </w:rPr>
      </w:pPr>
      <w:ins w:id="693" w:author="mingjia hu" w:date="2023-03-03T10:53:00Z">
        <w:r>
          <w:rPr>
            <w:rFonts w:ascii="Times New Roman" w:hAnsi="Times New Roman" w:cs="Times New Roman"/>
            <w:sz w:val="24"/>
            <w:szCs w:val="24"/>
          </w:rPr>
          <w:t>Figure 5</w:t>
        </w:r>
      </w:ins>
    </w:p>
    <w:p w14:paraId="66F2C2E9" w14:textId="5061371A" w:rsidR="00753D10" w:rsidRDefault="00753D10">
      <w:pPr>
        <w:rPr>
          <w:ins w:id="694" w:author="mingjia hu" w:date="2023-03-03T10:57:00Z"/>
        </w:rPr>
      </w:pPr>
    </w:p>
    <w:p w14:paraId="3C8BB69D" w14:textId="03008D18" w:rsidR="00D04B8A" w:rsidRDefault="00D04B8A">
      <w:pPr>
        <w:rPr>
          <w:ins w:id="695" w:author="mingjia hu" w:date="2023-03-03T10:57:00Z"/>
        </w:rPr>
      </w:pPr>
    </w:p>
    <w:p w14:paraId="47318A37" w14:textId="4F6C575A" w:rsidR="00D04B8A" w:rsidRDefault="00D04B8A">
      <w:pPr>
        <w:rPr>
          <w:ins w:id="696" w:author="mingjia hu" w:date="2023-03-03T10:57:00Z"/>
        </w:rPr>
      </w:pPr>
    </w:p>
    <w:p w14:paraId="0A6003BF" w14:textId="44B968F5" w:rsidR="00D04B8A" w:rsidRDefault="00D04B8A">
      <w:pPr>
        <w:rPr>
          <w:ins w:id="697" w:author="mingjia hu" w:date="2023-03-03T10:57:00Z"/>
        </w:rPr>
      </w:pPr>
    </w:p>
    <w:p w14:paraId="17FC6476" w14:textId="278BD235" w:rsidR="00D04B8A" w:rsidRDefault="00D04B8A">
      <w:pPr>
        <w:rPr>
          <w:ins w:id="698" w:author="mingjia hu" w:date="2023-03-03T10:57:00Z"/>
        </w:rPr>
      </w:pPr>
    </w:p>
    <w:p w14:paraId="3A0C06EF" w14:textId="77777777" w:rsidR="00D04B8A" w:rsidRDefault="00D04B8A"/>
    <w:p w14:paraId="0A2C5797" w14:textId="44DAD0EE" w:rsidR="00971FFF" w:rsidRDefault="00971FFF">
      <w:pPr>
        <w:rPr>
          <w:rFonts w:ascii="Times New Roman" w:hAnsi="Times New Roman" w:cs="Times New Roman"/>
          <w:sz w:val="24"/>
          <w:szCs w:val="24"/>
        </w:rPr>
      </w:pPr>
      <w:r w:rsidRPr="00971FFF">
        <w:rPr>
          <w:rFonts w:ascii="Times New Roman" w:hAnsi="Times New Roman" w:cs="Times New Roman"/>
          <w:noProof/>
          <w:sz w:val="24"/>
          <w:szCs w:val="24"/>
        </w:rPr>
        <w:lastRenderedPageBreak/>
        <w:drawing>
          <wp:inline distT="0" distB="0" distL="0" distR="0" wp14:anchorId="3F614DD9" wp14:editId="3E8F5125">
            <wp:extent cx="2965450" cy="2597373"/>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cstate="print">
                      <a:extLst>
                        <a:ext uri="{28A0092B-C50C-407E-A947-70E740481C1C}">
                          <a14:useLocalDpi xmlns:a14="http://schemas.microsoft.com/office/drawing/2010/main" val="0"/>
                        </a:ext>
                      </a:extLst>
                    </a:blip>
                    <a:srcRect l="5040" t="-1" r="8871" b="-537"/>
                    <a:stretch/>
                  </pic:blipFill>
                  <pic:spPr bwMode="auto">
                    <a:xfrm>
                      <a:off x="0" y="0"/>
                      <a:ext cx="2985565" cy="2614992"/>
                    </a:xfrm>
                    <a:prstGeom prst="rect">
                      <a:avLst/>
                    </a:prstGeom>
                    <a:ln>
                      <a:noFill/>
                    </a:ln>
                    <a:extLst>
                      <a:ext uri="{53640926-AAD7-44D8-BBD7-CCE9431645EC}">
                        <a14:shadowObscured xmlns:a14="http://schemas.microsoft.com/office/drawing/2010/main"/>
                      </a:ext>
                    </a:extLst>
                  </pic:spPr>
                </pic:pic>
              </a:graphicData>
            </a:graphic>
          </wp:inline>
        </w:drawing>
      </w:r>
      <w:moveToRangeStart w:id="699" w:author="mingjia hu" w:date="2023-03-03T11:01:00Z" w:name="move128733689"/>
      <w:moveTo w:id="700" w:author="mingjia hu" w:date="2023-03-03T11:01:00Z">
        <w:r w:rsidR="00D04B8A" w:rsidRPr="003D11CE">
          <w:rPr>
            <w:rFonts w:ascii="Times New Roman" w:hAnsi="Times New Roman" w:cs="Times New Roman"/>
            <w:noProof/>
            <w:sz w:val="24"/>
            <w:szCs w:val="24"/>
          </w:rPr>
          <w:drawing>
            <wp:inline distT="0" distB="0" distL="0" distR="0" wp14:anchorId="198E1A26" wp14:editId="65136279">
              <wp:extent cx="2889250" cy="2486025"/>
              <wp:effectExtent l="0" t="0" r="635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7" cstate="print">
                        <a:extLst>
                          <a:ext uri="{28A0092B-C50C-407E-A947-70E740481C1C}">
                            <a14:useLocalDpi xmlns:a14="http://schemas.microsoft.com/office/drawing/2010/main" val="0"/>
                          </a:ext>
                        </a:extLst>
                      </a:blip>
                      <a:srcRect l="4789" r="8046"/>
                      <a:stretch/>
                    </pic:blipFill>
                    <pic:spPr bwMode="auto">
                      <a:xfrm>
                        <a:off x="0" y="0"/>
                        <a:ext cx="2920762" cy="2513139"/>
                      </a:xfrm>
                      <a:prstGeom prst="rect">
                        <a:avLst/>
                      </a:prstGeom>
                      <a:ln>
                        <a:noFill/>
                      </a:ln>
                      <a:extLst>
                        <a:ext uri="{53640926-AAD7-44D8-BBD7-CCE9431645EC}">
                          <a14:shadowObscured xmlns:a14="http://schemas.microsoft.com/office/drawing/2010/main"/>
                        </a:ext>
                      </a:extLst>
                    </pic:spPr>
                  </pic:pic>
                </a:graphicData>
              </a:graphic>
            </wp:inline>
          </w:drawing>
        </w:r>
      </w:moveTo>
      <w:moveToRangeEnd w:id="699"/>
    </w:p>
    <w:p w14:paraId="6228E165" w14:textId="158912FA" w:rsidR="00224E23" w:rsidRDefault="003D11CE">
      <w:pPr>
        <w:rPr>
          <w:rFonts w:ascii="Times New Roman" w:hAnsi="Times New Roman" w:cs="Times New Roman"/>
          <w:sz w:val="24"/>
          <w:szCs w:val="24"/>
        </w:rPr>
      </w:pPr>
      <w:moveFromRangeStart w:id="701" w:author="mingjia hu" w:date="2023-03-03T11:01:00Z" w:name="move128733689"/>
      <w:moveFrom w:id="702" w:author="mingjia hu" w:date="2023-03-03T11:01:00Z">
        <w:r w:rsidRPr="003D11CE" w:rsidDel="00D04B8A">
          <w:rPr>
            <w:rFonts w:ascii="Times New Roman" w:hAnsi="Times New Roman" w:cs="Times New Roman"/>
            <w:noProof/>
            <w:sz w:val="24"/>
            <w:szCs w:val="24"/>
          </w:rPr>
          <w:drawing>
            <wp:inline distT="0" distB="0" distL="0" distR="0" wp14:anchorId="42613854" wp14:editId="3782EE82">
              <wp:extent cx="3505200" cy="2628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40990" cy="2655743"/>
                      </a:xfrm>
                      <a:prstGeom prst="rect">
                        <a:avLst/>
                      </a:prstGeom>
                    </pic:spPr>
                  </pic:pic>
                </a:graphicData>
              </a:graphic>
            </wp:inline>
          </w:drawing>
        </w:r>
      </w:moveFrom>
      <w:moveFromRangeEnd w:id="701"/>
    </w:p>
    <w:p w14:paraId="555BB99B" w14:textId="5676DF0E" w:rsidR="0040454C" w:rsidRDefault="0040454C">
      <w:pPr>
        <w:rPr>
          <w:ins w:id="703" w:author="mingjia hu" w:date="2023-02-28T14:19:00Z"/>
          <w:rFonts w:ascii="Times New Roman" w:hAnsi="Times New Roman" w:cs="Times New Roman"/>
          <w:sz w:val="24"/>
          <w:szCs w:val="24"/>
        </w:rPr>
      </w:pPr>
      <w:r>
        <w:rPr>
          <w:rFonts w:ascii="Times New Roman" w:hAnsi="Times New Roman" w:cs="Times New Roman"/>
          <w:sz w:val="24"/>
          <w:szCs w:val="24"/>
        </w:rPr>
        <w:t xml:space="preserve">Figure </w:t>
      </w:r>
      <w:del w:id="704" w:author="mingjia hu" w:date="2023-03-03T10:53:00Z">
        <w:r w:rsidDel="00D04B8A">
          <w:rPr>
            <w:rFonts w:ascii="Times New Roman" w:hAnsi="Times New Roman" w:cs="Times New Roman"/>
            <w:sz w:val="24"/>
            <w:szCs w:val="24"/>
          </w:rPr>
          <w:delText>5</w:delText>
        </w:r>
      </w:del>
      <w:ins w:id="705" w:author="mingjia hu" w:date="2023-03-03T10:53:00Z">
        <w:r w:rsidR="00D04B8A">
          <w:rPr>
            <w:rFonts w:ascii="Times New Roman" w:hAnsi="Times New Roman" w:cs="Times New Roman"/>
            <w:sz w:val="24"/>
            <w:szCs w:val="24"/>
          </w:rPr>
          <w:t>6</w:t>
        </w:r>
      </w:ins>
    </w:p>
    <w:p w14:paraId="7AB6982B" w14:textId="4B1E62AA" w:rsidR="004F4B84" w:rsidRDefault="004F4B84">
      <w:pPr>
        <w:rPr>
          <w:ins w:id="706" w:author="mingjia hu" w:date="2023-03-01T23:24:00Z"/>
          <w:rFonts w:ascii="Times New Roman" w:hAnsi="Times New Roman" w:cs="Times New Roman"/>
          <w:sz w:val="24"/>
          <w:szCs w:val="24"/>
        </w:rPr>
      </w:pPr>
    </w:p>
    <w:p w14:paraId="78A5C332" w14:textId="77777777" w:rsidR="004F4B84" w:rsidRDefault="004F4B84">
      <w:pPr>
        <w:rPr>
          <w:rFonts w:ascii="Times New Roman" w:hAnsi="Times New Roman" w:cs="Times New Roman"/>
          <w:sz w:val="24"/>
          <w:szCs w:val="24"/>
        </w:rPr>
      </w:pPr>
    </w:p>
    <w:p w14:paraId="63479196" w14:textId="17591EE5" w:rsidR="00A06AD8" w:rsidDel="00A06AD8" w:rsidRDefault="00A06AD8" w:rsidP="00A06AD8">
      <w:pPr>
        <w:rPr>
          <w:del w:id="707" w:author="mingjia hu" w:date="2023-02-28T14:19:00Z"/>
          <w:moveTo w:id="708" w:author="mingjia hu" w:date="2023-02-28T14:19:00Z"/>
          <w:rFonts w:ascii="Times New Roman" w:hAnsi="Times New Roman" w:cs="Times New Roman"/>
          <w:sz w:val="24"/>
          <w:szCs w:val="24"/>
        </w:rPr>
      </w:pPr>
      <w:moveToRangeStart w:id="709" w:author="mingjia hu" w:date="2023-02-28T14:19:00Z" w:name="move128486387"/>
      <w:moveTo w:id="710" w:author="mingjia hu" w:date="2023-02-28T14:19:00Z">
        <w:del w:id="711" w:author="mingjia hu" w:date="2023-03-02T09:29:00Z">
          <w:r w:rsidDel="0091046B">
            <w:rPr>
              <w:rFonts w:ascii="Times New Roman" w:hAnsi="Times New Roman" w:cs="Times New Roman"/>
              <w:sz w:val="24"/>
              <w:szCs w:val="24"/>
            </w:rPr>
            <w:delText>Table 1</w:delText>
          </w:r>
        </w:del>
      </w:moveTo>
    </w:p>
    <w:moveToRangeEnd w:id="709"/>
    <w:p w14:paraId="3AEC47F3" w14:textId="5102F4B5" w:rsidR="00BC0952" w:rsidDel="0091046B" w:rsidRDefault="00BC0952">
      <w:pPr>
        <w:rPr>
          <w:del w:id="712" w:author="mingjia hu" w:date="2023-03-02T09:29:00Z"/>
          <w:rFonts w:ascii="Times New Roman" w:hAnsi="Times New Roman" w:cs="Times New Roman"/>
          <w:sz w:val="24"/>
          <w:szCs w:val="24"/>
        </w:rPr>
      </w:pPr>
    </w:p>
    <w:tbl>
      <w:tblPr>
        <w:tblStyle w:val="PlainTable2"/>
        <w:tblW w:w="0" w:type="auto"/>
        <w:tblLook w:val="04A0" w:firstRow="1" w:lastRow="0" w:firstColumn="1" w:lastColumn="0" w:noHBand="0" w:noVBand="1"/>
      </w:tblPr>
      <w:tblGrid>
        <w:gridCol w:w="2402"/>
        <w:gridCol w:w="2402"/>
      </w:tblGrid>
      <w:tr w:rsidR="00BC0952" w:rsidDel="0091046B" w14:paraId="737D5618" w14:textId="609B3A2E" w:rsidTr="00BC0952">
        <w:trPr>
          <w:cnfStyle w:val="100000000000" w:firstRow="1" w:lastRow="0" w:firstColumn="0" w:lastColumn="0" w:oddVBand="0" w:evenVBand="0" w:oddHBand="0" w:evenHBand="0" w:firstRowFirstColumn="0" w:firstRowLastColumn="0" w:lastRowFirstColumn="0" w:lastRowLastColumn="0"/>
          <w:trHeight w:val="429"/>
          <w:del w:id="713" w:author="mingjia hu" w:date="2023-03-02T09:29:00Z"/>
        </w:trPr>
        <w:tc>
          <w:tcPr>
            <w:cnfStyle w:val="001000000000" w:firstRow="0" w:lastRow="0" w:firstColumn="1" w:lastColumn="0" w:oddVBand="0" w:evenVBand="0" w:oddHBand="0" w:evenHBand="0" w:firstRowFirstColumn="0" w:firstRowLastColumn="0" w:lastRowFirstColumn="0" w:lastRowLastColumn="0"/>
            <w:tcW w:w="2402" w:type="dxa"/>
            <w:tcBorders>
              <w:top w:val="single" w:sz="12" w:space="0" w:color="auto"/>
              <w:bottom w:val="single" w:sz="12" w:space="0" w:color="auto"/>
            </w:tcBorders>
          </w:tcPr>
          <w:p w14:paraId="15910A8C" w14:textId="12C6C7D9" w:rsidR="00BC0952" w:rsidRPr="00BC0952" w:rsidDel="0091046B" w:rsidRDefault="00BC0952">
            <w:pPr>
              <w:rPr>
                <w:del w:id="714" w:author="mingjia hu" w:date="2023-03-02T09:29:00Z"/>
                <w:rFonts w:ascii="Times New Roman" w:hAnsi="Times New Roman" w:cs="Times New Roman"/>
                <w:b w:val="0"/>
                <w:sz w:val="24"/>
                <w:szCs w:val="24"/>
              </w:rPr>
            </w:pPr>
            <w:del w:id="715" w:author="mingjia hu" w:date="2023-03-02T09:29:00Z">
              <w:r w:rsidRPr="00BC0952" w:rsidDel="0091046B">
                <w:rPr>
                  <w:rFonts w:ascii="Times New Roman" w:hAnsi="Times New Roman" w:cs="Times New Roman"/>
                  <w:b w:val="0"/>
                  <w:sz w:val="24"/>
                  <w:szCs w:val="24"/>
                </w:rPr>
                <w:delText>Dimesion</w:delText>
              </w:r>
            </w:del>
          </w:p>
        </w:tc>
        <w:tc>
          <w:tcPr>
            <w:tcW w:w="2402" w:type="dxa"/>
            <w:tcBorders>
              <w:top w:val="single" w:sz="12" w:space="0" w:color="auto"/>
              <w:bottom w:val="single" w:sz="12" w:space="0" w:color="auto"/>
            </w:tcBorders>
          </w:tcPr>
          <w:p w14:paraId="784E6B75" w14:textId="2A5A2DC9" w:rsidR="00BC0952" w:rsidRPr="00BC0952" w:rsidDel="0091046B" w:rsidRDefault="00BC0952">
            <w:pPr>
              <w:cnfStyle w:val="100000000000" w:firstRow="1" w:lastRow="0" w:firstColumn="0" w:lastColumn="0" w:oddVBand="0" w:evenVBand="0" w:oddHBand="0" w:evenHBand="0" w:firstRowFirstColumn="0" w:firstRowLastColumn="0" w:lastRowFirstColumn="0" w:lastRowLastColumn="0"/>
              <w:rPr>
                <w:del w:id="716" w:author="mingjia hu" w:date="2023-03-02T09:29:00Z"/>
                <w:rFonts w:ascii="Times New Roman" w:hAnsi="Times New Roman" w:cs="Times New Roman"/>
                <w:b w:val="0"/>
                <w:sz w:val="24"/>
                <w:szCs w:val="24"/>
              </w:rPr>
            </w:pPr>
            <w:del w:id="717" w:author="mingjia hu" w:date="2023-03-02T09:29:00Z">
              <w:r w:rsidRPr="00BC0952" w:rsidDel="0091046B">
                <w:rPr>
                  <w:rFonts w:ascii="Times New Roman" w:hAnsi="Times New Roman" w:cs="Times New Roman"/>
                  <w:b w:val="0"/>
                  <w:sz w:val="24"/>
                  <w:szCs w:val="24"/>
                </w:rPr>
                <w:delText>Correlation</w:delText>
              </w:r>
            </w:del>
          </w:p>
        </w:tc>
      </w:tr>
      <w:tr w:rsidR="00BC0952" w:rsidDel="0091046B" w14:paraId="7FC9EA5A" w14:textId="7E91B73D" w:rsidTr="00BC0952">
        <w:trPr>
          <w:cnfStyle w:val="000000100000" w:firstRow="0" w:lastRow="0" w:firstColumn="0" w:lastColumn="0" w:oddVBand="0" w:evenVBand="0" w:oddHBand="1" w:evenHBand="0" w:firstRowFirstColumn="0" w:firstRowLastColumn="0" w:lastRowFirstColumn="0" w:lastRowLastColumn="0"/>
          <w:trHeight w:val="413"/>
          <w:del w:id="718" w:author="mingjia hu" w:date="2023-03-02T09:29:00Z"/>
        </w:trPr>
        <w:tc>
          <w:tcPr>
            <w:cnfStyle w:val="001000000000" w:firstRow="0" w:lastRow="0" w:firstColumn="1" w:lastColumn="0" w:oddVBand="0" w:evenVBand="0" w:oddHBand="0" w:evenHBand="0" w:firstRowFirstColumn="0" w:firstRowLastColumn="0" w:lastRowFirstColumn="0" w:lastRowLastColumn="0"/>
            <w:tcW w:w="2402" w:type="dxa"/>
            <w:tcBorders>
              <w:top w:val="single" w:sz="12" w:space="0" w:color="auto"/>
            </w:tcBorders>
          </w:tcPr>
          <w:p w14:paraId="2A5CDAD2" w14:textId="1B708929" w:rsidR="00BC0952" w:rsidRPr="00BC0952" w:rsidDel="0091046B" w:rsidRDefault="00BC0952" w:rsidP="00BC0952">
            <w:pPr>
              <w:rPr>
                <w:del w:id="719" w:author="mingjia hu" w:date="2023-03-02T09:29:00Z"/>
                <w:rFonts w:ascii="Times New Roman" w:hAnsi="Times New Roman" w:cs="Times New Roman"/>
                <w:b w:val="0"/>
                <w:sz w:val="24"/>
                <w:szCs w:val="24"/>
              </w:rPr>
            </w:pPr>
            <w:del w:id="720" w:author="mingjia hu" w:date="2023-03-02T09:29:00Z">
              <w:r w:rsidRPr="00BC0952" w:rsidDel="0091046B">
                <w:rPr>
                  <w:rFonts w:ascii="Times New Roman" w:hAnsi="Times New Roman" w:cs="Times New Roman"/>
                  <w:b w:val="0"/>
                  <w:sz w:val="24"/>
                  <w:szCs w:val="24"/>
                </w:rPr>
                <w:delText>1.height-to-width ratio</w:delText>
              </w:r>
            </w:del>
          </w:p>
        </w:tc>
        <w:tc>
          <w:tcPr>
            <w:tcW w:w="2402" w:type="dxa"/>
            <w:tcBorders>
              <w:top w:val="single" w:sz="12" w:space="0" w:color="auto"/>
            </w:tcBorders>
          </w:tcPr>
          <w:p w14:paraId="474366C2" w14:textId="1807CEB5" w:rsidR="00BC0952" w:rsidRPr="00BC0952" w:rsidDel="0091046B" w:rsidRDefault="00BC0952">
            <w:pPr>
              <w:cnfStyle w:val="000000100000" w:firstRow="0" w:lastRow="0" w:firstColumn="0" w:lastColumn="0" w:oddVBand="0" w:evenVBand="0" w:oddHBand="1" w:evenHBand="0" w:firstRowFirstColumn="0" w:firstRowLastColumn="0" w:lastRowFirstColumn="0" w:lastRowLastColumn="0"/>
              <w:rPr>
                <w:del w:id="721" w:author="mingjia hu" w:date="2023-03-02T09:29:00Z"/>
                <w:rFonts w:ascii="Times New Roman" w:hAnsi="Times New Roman" w:cs="Times New Roman"/>
                <w:sz w:val="24"/>
                <w:szCs w:val="24"/>
              </w:rPr>
            </w:pPr>
            <w:del w:id="722" w:author="mingjia hu" w:date="2023-03-02T09:29:00Z">
              <w:r w:rsidRPr="00BC0952" w:rsidDel="0091046B">
                <w:rPr>
                  <w:rFonts w:ascii="Times New Roman" w:hAnsi="Times New Roman" w:cs="Times New Roman"/>
                  <w:sz w:val="24"/>
                  <w:szCs w:val="24"/>
                </w:rPr>
                <w:delText>0.373</w:delText>
              </w:r>
            </w:del>
          </w:p>
        </w:tc>
      </w:tr>
      <w:tr w:rsidR="00BC0952" w:rsidDel="0091046B" w14:paraId="7EF58BDD" w14:textId="69962455" w:rsidTr="00BC0952">
        <w:trPr>
          <w:trHeight w:val="429"/>
          <w:del w:id="723" w:author="mingjia hu" w:date="2023-03-02T09:29:00Z"/>
        </w:trPr>
        <w:tc>
          <w:tcPr>
            <w:cnfStyle w:val="001000000000" w:firstRow="0" w:lastRow="0" w:firstColumn="1" w:lastColumn="0" w:oddVBand="0" w:evenVBand="0" w:oddHBand="0" w:evenHBand="0" w:firstRowFirstColumn="0" w:firstRowLastColumn="0" w:lastRowFirstColumn="0" w:lastRowLastColumn="0"/>
            <w:tcW w:w="2402" w:type="dxa"/>
          </w:tcPr>
          <w:p w14:paraId="003082A6" w14:textId="379754D4" w:rsidR="00BC0952" w:rsidRPr="00BC0952" w:rsidDel="0091046B" w:rsidRDefault="00BC0952" w:rsidP="00BC0952">
            <w:pPr>
              <w:rPr>
                <w:del w:id="724" w:author="mingjia hu" w:date="2023-03-02T09:29:00Z"/>
                <w:rFonts w:ascii="Times New Roman" w:hAnsi="Times New Roman" w:cs="Times New Roman"/>
                <w:b w:val="0"/>
                <w:sz w:val="24"/>
                <w:szCs w:val="24"/>
              </w:rPr>
            </w:pPr>
            <w:del w:id="725" w:author="mingjia hu" w:date="2023-03-02T09:29:00Z">
              <w:r w:rsidRPr="00BC0952" w:rsidDel="0091046B">
                <w:rPr>
                  <w:rFonts w:ascii="Times New Roman" w:hAnsi="Times New Roman" w:cs="Times New Roman"/>
                  <w:b w:val="0"/>
                  <w:sz w:val="24"/>
                  <w:szCs w:val="24"/>
                </w:rPr>
                <w:delText>2.horizontal splitness</w:delText>
              </w:r>
            </w:del>
          </w:p>
        </w:tc>
        <w:tc>
          <w:tcPr>
            <w:tcW w:w="2402" w:type="dxa"/>
          </w:tcPr>
          <w:p w14:paraId="6010C8D5" w14:textId="22F9F0C3" w:rsidR="00BC0952" w:rsidRPr="00BC0952" w:rsidDel="0091046B" w:rsidRDefault="00BC0952">
            <w:pPr>
              <w:cnfStyle w:val="000000000000" w:firstRow="0" w:lastRow="0" w:firstColumn="0" w:lastColumn="0" w:oddVBand="0" w:evenVBand="0" w:oddHBand="0" w:evenHBand="0" w:firstRowFirstColumn="0" w:firstRowLastColumn="0" w:lastRowFirstColumn="0" w:lastRowLastColumn="0"/>
              <w:rPr>
                <w:del w:id="726" w:author="mingjia hu" w:date="2023-03-02T09:29:00Z"/>
                <w:rFonts w:ascii="Times New Roman" w:hAnsi="Times New Roman" w:cs="Times New Roman"/>
                <w:sz w:val="24"/>
                <w:szCs w:val="24"/>
              </w:rPr>
            </w:pPr>
            <w:del w:id="727" w:author="mingjia hu" w:date="2023-03-02T09:29:00Z">
              <w:r w:rsidRPr="00BC0952" w:rsidDel="0091046B">
                <w:rPr>
                  <w:rFonts w:ascii="Times New Roman" w:hAnsi="Times New Roman" w:cs="Times New Roman"/>
                  <w:sz w:val="24"/>
                  <w:szCs w:val="24"/>
                </w:rPr>
                <w:delText>0.802</w:delText>
              </w:r>
            </w:del>
          </w:p>
        </w:tc>
      </w:tr>
      <w:tr w:rsidR="00BC0952" w:rsidDel="0091046B" w14:paraId="2D328B81" w14:textId="6CEB9EFB" w:rsidTr="00BC0952">
        <w:trPr>
          <w:cnfStyle w:val="000000100000" w:firstRow="0" w:lastRow="0" w:firstColumn="0" w:lastColumn="0" w:oddVBand="0" w:evenVBand="0" w:oddHBand="1" w:evenHBand="0" w:firstRowFirstColumn="0" w:firstRowLastColumn="0" w:lastRowFirstColumn="0" w:lastRowLastColumn="0"/>
          <w:trHeight w:val="413"/>
          <w:del w:id="728" w:author="mingjia hu" w:date="2023-03-02T09:29:00Z"/>
        </w:trPr>
        <w:tc>
          <w:tcPr>
            <w:cnfStyle w:val="001000000000" w:firstRow="0" w:lastRow="0" w:firstColumn="1" w:lastColumn="0" w:oddVBand="0" w:evenVBand="0" w:oddHBand="0" w:evenHBand="0" w:firstRowFirstColumn="0" w:firstRowLastColumn="0" w:lastRowFirstColumn="0" w:lastRowLastColumn="0"/>
            <w:tcW w:w="2402" w:type="dxa"/>
            <w:tcBorders>
              <w:bottom w:val="single" w:sz="12" w:space="0" w:color="auto"/>
            </w:tcBorders>
          </w:tcPr>
          <w:p w14:paraId="2D038882" w14:textId="5C75D7C5" w:rsidR="00BC0952" w:rsidRPr="00BC0952" w:rsidDel="0091046B" w:rsidRDefault="00BC0952" w:rsidP="00BC0952">
            <w:pPr>
              <w:rPr>
                <w:del w:id="729" w:author="mingjia hu" w:date="2023-03-02T09:29:00Z"/>
                <w:rFonts w:ascii="Times New Roman" w:hAnsi="Times New Roman" w:cs="Times New Roman"/>
                <w:b w:val="0"/>
                <w:sz w:val="24"/>
                <w:szCs w:val="24"/>
              </w:rPr>
            </w:pPr>
            <w:del w:id="730" w:author="mingjia hu" w:date="2023-03-02T09:29:00Z">
              <w:r w:rsidRPr="00BC0952" w:rsidDel="0091046B">
                <w:rPr>
                  <w:rFonts w:ascii="Times New Roman" w:hAnsi="Times New Roman" w:cs="Times New Roman"/>
                  <w:b w:val="0"/>
                  <w:sz w:val="24"/>
                  <w:szCs w:val="24"/>
                </w:rPr>
                <w:delText>3.dual centrality</w:delText>
              </w:r>
            </w:del>
          </w:p>
        </w:tc>
        <w:tc>
          <w:tcPr>
            <w:tcW w:w="2402" w:type="dxa"/>
            <w:tcBorders>
              <w:bottom w:val="single" w:sz="12" w:space="0" w:color="auto"/>
            </w:tcBorders>
          </w:tcPr>
          <w:p w14:paraId="7B98BA5D" w14:textId="4920084F" w:rsidR="00BC0952" w:rsidRPr="00BC0952" w:rsidDel="0091046B" w:rsidRDefault="00BC0952">
            <w:pPr>
              <w:cnfStyle w:val="000000100000" w:firstRow="0" w:lastRow="0" w:firstColumn="0" w:lastColumn="0" w:oddVBand="0" w:evenVBand="0" w:oddHBand="1" w:evenHBand="0" w:firstRowFirstColumn="0" w:firstRowLastColumn="0" w:lastRowFirstColumn="0" w:lastRowLastColumn="0"/>
              <w:rPr>
                <w:del w:id="731" w:author="mingjia hu" w:date="2023-03-02T09:29:00Z"/>
                <w:rFonts w:ascii="Times New Roman" w:hAnsi="Times New Roman" w:cs="Times New Roman"/>
                <w:sz w:val="24"/>
                <w:szCs w:val="24"/>
              </w:rPr>
            </w:pPr>
            <w:del w:id="732" w:author="mingjia hu" w:date="2023-03-02T09:29:00Z">
              <w:r w:rsidRPr="00BC0952" w:rsidDel="0091046B">
                <w:rPr>
                  <w:rFonts w:ascii="Times New Roman" w:hAnsi="Times New Roman" w:cs="Times New Roman"/>
                  <w:sz w:val="24"/>
                  <w:szCs w:val="24"/>
                </w:rPr>
                <w:delText>0.600</w:delText>
              </w:r>
            </w:del>
          </w:p>
        </w:tc>
      </w:tr>
    </w:tbl>
    <w:p w14:paraId="071EA850" w14:textId="263EECAF" w:rsidR="00BC0952" w:rsidDel="0091046B" w:rsidRDefault="00BC0952">
      <w:pPr>
        <w:rPr>
          <w:del w:id="733" w:author="mingjia hu" w:date="2023-03-02T09:29:00Z"/>
          <w:rFonts w:ascii="Times New Roman" w:hAnsi="Times New Roman" w:cs="Times New Roman"/>
          <w:sz w:val="24"/>
          <w:szCs w:val="24"/>
        </w:rPr>
      </w:pPr>
    </w:p>
    <w:p w14:paraId="3EE826B1" w14:textId="6C8EECB1" w:rsidR="00A82E63" w:rsidRPr="00D04B8A" w:rsidRDefault="0040454C">
      <w:pPr>
        <w:spacing w:line="240" w:lineRule="auto"/>
        <w:contextualSpacing/>
        <w:rPr>
          <w:rFonts w:ascii="Courier New" w:hAnsi="Courier New" w:cs="Courier New"/>
          <w:rPrChange w:id="734" w:author="mingjia hu" w:date="2023-03-03T11:01:00Z">
            <w:rPr>
              <w:rFonts w:ascii="Times New Roman" w:hAnsi="Times New Roman" w:cs="Times New Roman"/>
              <w:sz w:val="24"/>
              <w:szCs w:val="24"/>
            </w:rPr>
          </w:rPrChange>
        </w:rPr>
        <w:pPrChange w:id="735" w:author="mingjia hu" w:date="2023-03-03T11:01:00Z">
          <w:pPr/>
        </w:pPrChange>
      </w:pPr>
      <w:moveFromRangeStart w:id="736" w:author="mingjia hu" w:date="2023-02-28T14:19:00Z" w:name="move128486387"/>
      <w:moveFrom w:id="737" w:author="mingjia hu" w:date="2023-02-28T14:19:00Z">
        <w:del w:id="738" w:author="mingjia hu" w:date="2023-03-02T09:29:00Z">
          <w:r w:rsidDel="0091046B">
            <w:rPr>
              <w:rFonts w:ascii="Times New Roman" w:hAnsi="Times New Roman" w:cs="Times New Roman"/>
              <w:sz w:val="24"/>
              <w:szCs w:val="24"/>
            </w:rPr>
            <w:delText>Tabl</w:delText>
          </w:r>
        </w:del>
        <w:del w:id="739" w:author="mingjia hu" w:date="2023-03-01T23:24:00Z">
          <w:r w:rsidDel="004F4B84">
            <w:rPr>
              <w:rFonts w:ascii="Times New Roman" w:hAnsi="Times New Roman" w:cs="Times New Roman"/>
              <w:sz w:val="24"/>
              <w:szCs w:val="24"/>
            </w:rPr>
            <w:delText>e 1</w:delText>
          </w:r>
        </w:del>
      </w:moveFrom>
      <w:moveFromRangeEnd w:id="736"/>
    </w:p>
    <w:p w14:paraId="2CA70B13" w14:textId="0708C718" w:rsidR="00BC0952" w:rsidRDefault="00270E88">
      <w:pPr>
        <w:rPr>
          <w:rFonts w:ascii="Times New Roman" w:hAnsi="Times New Roman" w:cs="Times New Roman"/>
          <w:sz w:val="24"/>
          <w:szCs w:val="24"/>
        </w:rPr>
      </w:pPr>
      <w:r w:rsidRPr="00270E88">
        <w:rPr>
          <w:rFonts w:ascii="Times New Roman" w:hAnsi="Times New Roman" w:cs="Times New Roman"/>
          <w:noProof/>
          <w:sz w:val="24"/>
          <w:szCs w:val="24"/>
        </w:rPr>
        <w:drawing>
          <wp:inline distT="0" distB="0" distL="0" distR="0" wp14:anchorId="6848C9D9" wp14:editId="13027E7D">
            <wp:extent cx="2743200" cy="2917766"/>
            <wp:effectExtent l="0" t="0" r="0" b="0"/>
            <wp:docPr id="11" name="Picture 11" descr="C:\Users\super\Desktop\lab\dot pattern variability\modeling analysis\v1\MDS rotation visualization\dim 1 vs. dim 2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Desktop\lab\dot pattern variability\modeling analysis\v1\MDS rotation visualization\dim 1 vs. dim 2_rotate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21" r="16666"/>
                    <a:stretch/>
                  </pic:blipFill>
                  <pic:spPr bwMode="auto">
                    <a:xfrm>
                      <a:off x="0" y="0"/>
                      <a:ext cx="2758174" cy="2933693"/>
                    </a:xfrm>
                    <a:prstGeom prst="rect">
                      <a:avLst/>
                    </a:prstGeom>
                    <a:noFill/>
                    <a:ln>
                      <a:noFill/>
                    </a:ln>
                    <a:extLst>
                      <a:ext uri="{53640926-AAD7-44D8-BBD7-CCE9431645EC}">
                        <a14:shadowObscured xmlns:a14="http://schemas.microsoft.com/office/drawing/2010/main"/>
                      </a:ext>
                    </a:extLst>
                  </pic:spPr>
                </pic:pic>
              </a:graphicData>
            </a:graphic>
          </wp:inline>
        </w:drawing>
      </w:r>
      <w:moveToRangeStart w:id="740" w:author="mingjia hu" w:date="2023-03-03T11:00:00Z" w:name="move128733657"/>
      <w:moveTo w:id="741" w:author="mingjia hu" w:date="2023-03-03T11:00:00Z">
        <w:r w:rsidR="00D04B8A" w:rsidRPr="00270E88">
          <w:rPr>
            <w:rFonts w:ascii="Times New Roman" w:hAnsi="Times New Roman" w:cs="Times New Roman"/>
            <w:noProof/>
            <w:sz w:val="24"/>
            <w:szCs w:val="24"/>
          </w:rPr>
          <w:drawing>
            <wp:inline distT="0" distB="0" distL="0" distR="0" wp14:anchorId="76CAA1DE" wp14:editId="34F50BB4">
              <wp:extent cx="2861310" cy="3036893"/>
              <wp:effectExtent l="0" t="0" r="0" b="0"/>
              <wp:docPr id="16" name="Picture 16" descr="C:\Users\super\Desktop\lab\dot pattern variability\modeling analysis\v1\MDS rotation visualization\dim 2 vs. dim 3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lab\dot pattern variability\modeling analysis\v1\MDS rotation visualization\dim 2 vs. dim 3_rotate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2756" r="16580"/>
                      <a:stretch/>
                    </pic:blipFill>
                    <pic:spPr bwMode="auto">
                      <a:xfrm>
                        <a:off x="0" y="0"/>
                        <a:ext cx="2887817" cy="3065027"/>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740"/>
    </w:p>
    <w:p w14:paraId="1F60B185" w14:textId="58053C6C" w:rsidR="00270E88" w:rsidRDefault="00270E88">
      <w:pPr>
        <w:rPr>
          <w:rFonts w:ascii="Times New Roman" w:hAnsi="Times New Roman" w:cs="Times New Roman"/>
          <w:sz w:val="24"/>
          <w:szCs w:val="24"/>
        </w:rPr>
      </w:pPr>
      <w:moveFromRangeStart w:id="742" w:author="mingjia hu" w:date="2023-03-03T11:00:00Z" w:name="move128733657"/>
      <w:moveFrom w:id="743" w:author="mingjia hu" w:date="2023-03-03T11:00:00Z">
        <w:r w:rsidRPr="00270E88" w:rsidDel="00D04B8A">
          <w:rPr>
            <w:rFonts w:ascii="Times New Roman" w:hAnsi="Times New Roman" w:cs="Times New Roman"/>
            <w:noProof/>
            <w:sz w:val="24"/>
            <w:szCs w:val="24"/>
          </w:rPr>
          <w:drawing>
            <wp:inline distT="0" distB="0" distL="0" distR="0" wp14:anchorId="4CE0FAFB" wp14:editId="7A661572">
              <wp:extent cx="2914650" cy="2185988"/>
              <wp:effectExtent l="0" t="0" r="0" b="5080"/>
              <wp:docPr id="12" name="Picture 12" descr="C:\Users\super\Desktop\lab\dot pattern variability\modeling analysis\v1\MDS rotation visualization\dim 2 vs. dim 3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lab\dot pattern variability\modeling analysis\v1\MDS rotation visualization\dim 2 vs. dim 3_rotate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2253" cy="2199190"/>
                      </a:xfrm>
                      <a:prstGeom prst="rect">
                        <a:avLst/>
                      </a:prstGeom>
                      <a:noFill/>
                      <a:ln>
                        <a:noFill/>
                      </a:ln>
                    </pic:spPr>
                  </pic:pic>
                </a:graphicData>
              </a:graphic>
            </wp:inline>
          </w:drawing>
        </w:r>
      </w:moveFrom>
      <w:moveFromRangeEnd w:id="742"/>
    </w:p>
    <w:p w14:paraId="5B86F815" w14:textId="57D5FC19" w:rsidR="00862264" w:rsidRDefault="0040454C">
      <w:pPr>
        <w:rPr>
          <w:rFonts w:ascii="Times New Roman" w:hAnsi="Times New Roman" w:cs="Times New Roman"/>
          <w:sz w:val="24"/>
          <w:szCs w:val="24"/>
        </w:rPr>
      </w:pPr>
      <w:r>
        <w:rPr>
          <w:rFonts w:ascii="Times New Roman" w:hAnsi="Times New Roman" w:cs="Times New Roman"/>
          <w:sz w:val="24"/>
          <w:szCs w:val="24"/>
        </w:rPr>
        <w:t xml:space="preserve">Figure </w:t>
      </w:r>
      <w:del w:id="744" w:author="mingjia hu" w:date="2023-03-03T10:53:00Z">
        <w:r w:rsidDel="00D04B8A">
          <w:rPr>
            <w:rFonts w:ascii="Times New Roman" w:hAnsi="Times New Roman" w:cs="Times New Roman"/>
            <w:sz w:val="24"/>
            <w:szCs w:val="24"/>
          </w:rPr>
          <w:delText xml:space="preserve">6 </w:delText>
        </w:r>
      </w:del>
      <w:ins w:id="745" w:author="mingjia hu" w:date="2023-03-03T10:53:00Z">
        <w:r w:rsidR="00D04B8A">
          <w:rPr>
            <w:rFonts w:ascii="Times New Roman" w:hAnsi="Times New Roman" w:cs="Times New Roman"/>
            <w:sz w:val="24"/>
            <w:szCs w:val="24"/>
          </w:rPr>
          <w:t xml:space="preserve">7 </w:t>
        </w:r>
      </w:ins>
      <w:r>
        <w:rPr>
          <w:rFonts w:ascii="Times New Roman" w:hAnsi="Times New Roman" w:cs="Times New Roman"/>
          <w:sz w:val="24"/>
          <w:szCs w:val="24"/>
        </w:rPr>
        <w:t xml:space="preserve">MDS configurations for the test patterns. The different colors indicate the category membership of individual test patterns. The different shapes represent different item types of the patterns. The </w:t>
      </w:r>
      <w:del w:id="746" w:author="mingjia hu" w:date="2023-03-03T11:03:00Z">
        <w:r w:rsidDel="00307085">
          <w:rPr>
            <w:rFonts w:ascii="Times New Roman" w:hAnsi="Times New Roman" w:cs="Times New Roman"/>
            <w:sz w:val="24"/>
            <w:szCs w:val="24"/>
          </w:rPr>
          <w:delText xml:space="preserve">upper </w:delText>
        </w:r>
      </w:del>
      <w:ins w:id="747" w:author="mingjia hu" w:date="2023-03-03T11:03:00Z">
        <w:r w:rsidR="00307085">
          <w:rPr>
            <w:rFonts w:ascii="Times New Roman" w:hAnsi="Times New Roman" w:cs="Times New Roman"/>
            <w:sz w:val="24"/>
            <w:szCs w:val="24"/>
          </w:rPr>
          <w:t xml:space="preserve">left </w:t>
        </w:r>
      </w:ins>
      <w:r>
        <w:rPr>
          <w:rFonts w:ascii="Times New Roman" w:hAnsi="Times New Roman" w:cs="Times New Roman"/>
          <w:sz w:val="24"/>
          <w:szCs w:val="24"/>
        </w:rPr>
        <w:t>panel shows the coordinate values</w:t>
      </w:r>
      <w:r w:rsidR="00116CDE">
        <w:rPr>
          <w:rFonts w:ascii="Times New Roman" w:hAnsi="Times New Roman" w:cs="Times New Roman"/>
          <w:sz w:val="24"/>
          <w:szCs w:val="24"/>
        </w:rPr>
        <w:t xml:space="preserve"> of test patterns</w:t>
      </w:r>
      <w:r>
        <w:rPr>
          <w:rFonts w:ascii="Times New Roman" w:hAnsi="Times New Roman" w:cs="Times New Roman"/>
          <w:sz w:val="24"/>
          <w:szCs w:val="24"/>
        </w:rPr>
        <w:t xml:space="preserve"> on dimensions 1 and 2, and the </w:t>
      </w:r>
      <w:del w:id="748" w:author="mingjia hu" w:date="2023-03-03T11:04:00Z">
        <w:r w:rsidDel="00307085">
          <w:rPr>
            <w:rFonts w:ascii="Times New Roman" w:hAnsi="Times New Roman" w:cs="Times New Roman"/>
            <w:sz w:val="24"/>
            <w:szCs w:val="24"/>
          </w:rPr>
          <w:delText xml:space="preserve">lower </w:delText>
        </w:r>
      </w:del>
      <w:ins w:id="749" w:author="mingjia hu" w:date="2023-03-03T11:04:00Z">
        <w:r w:rsidR="00307085">
          <w:rPr>
            <w:rFonts w:ascii="Times New Roman" w:hAnsi="Times New Roman" w:cs="Times New Roman"/>
            <w:sz w:val="24"/>
            <w:szCs w:val="24"/>
          </w:rPr>
          <w:t xml:space="preserve">right </w:t>
        </w:r>
      </w:ins>
      <w:r>
        <w:rPr>
          <w:rFonts w:ascii="Times New Roman" w:hAnsi="Times New Roman" w:cs="Times New Roman"/>
          <w:sz w:val="24"/>
          <w:szCs w:val="24"/>
        </w:rPr>
        <w:t xml:space="preserve">panel shows </w:t>
      </w:r>
      <w:r w:rsidR="00116CDE">
        <w:rPr>
          <w:rFonts w:ascii="Times New Roman" w:hAnsi="Times New Roman" w:cs="Times New Roman"/>
          <w:sz w:val="24"/>
          <w:szCs w:val="24"/>
        </w:rPr>
        <w:t>the values</w:t>
      </w:r>
      <w:r>
        <w:rPr>
          <w:rFonts w:ascii="Times New Roman" w:hAnsi="Times New Roman" w:cs="Times New Roman"/>
          <w:sz w:val="24"/>
          <w:szCs w:val="24"/>
        </w:rPr>
        <w:t xml:space="preserve"> on dimensions 2 and 3. </w:t>
      </w:r>
    </w:p>
    <w:p w14:paraId="63E82361" w14:textId="77777777" w:rsidR="00862264" w:rsidRDefault="00270E88">
      <w:pPr>
        <w:rPr>
          <w:rFonts w:ascii="Times New Roman" w:hAnsi="Times New Roman" w:cs="Times New Roman"/>
          <w:sz w:val="24"/>
          <w:szCs w:val="24"/>
        </w:rPr>
      </w:pPr>
      <w:r w:rsidRPr="00270E88">
        <w:rPr>
          <w:rFonts w:ascii="Times New Roman" w:hAnsi="Times New Roman" w:cs="Times New Roman"/>
          <w:noProof/>
          <w:sz w:val="24"/>
          <w:szCs w:val="24"/>
        </w:rPr>
        <w:lastRenderedPageBreak/>
        <w:drawing>
          <wp:inline distT="0" distB="0" distL="0" distR="0" wp14:anchorId="76966D97" wp14:editId="03F71FB0">
            <wp:extent cx="5816600" cy="2996565"/>
            <wp:effectExtent l="0" t="0" r="0" b="0"/>
            <wp:docPr id="13" name="Picture 13" descr="C:\Users\super\Desktop\lab\dot pattern variability\modeling analysis\v1\modeling plot\figure\categorization proportions_M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Desktop\lab\dot pattern variability\modeling analysis\v1\modeling plot\figure\categorization proportions_MDS.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440" r="17858"/>
                    <a:stretch/>
                  </pic:blipFill>
                  <pic:spPr bwMode="auto">
                    <a:xfrm>
                      <a:off x="0" y="0"/>
                      <a:ext cx="5824737" cy="3000757"/>
                    </a:xfrm>
                    <a:prstGeom prst="rect">
                      <a:avLst/>
                    </a:prstGeom>
                    <a:noFill/>
                    <a:ln>
                      <a:noFill/>
                    </a:ln>
                    <a:extLst>
                      <a:ext uri="{53640926-AAD7-44D8-BBD7-CCE9431645EC}">
                        <a14:shadowObscured xmlns:a14="http://schemas.microsoft.com/office/drawing/2010/main"/>
                      </a:ext>
                    </a:extLst>
                  </pic:spPr>
                </pic:pic>
              </a:graphicData>
            </a:graphic>
          </wp:inline>
        </w:drawing>
      </w:r>
    </w:p>
    <w:p w14:paraId="5BA233B4" w14:textId="764FDD7F" w:rsidR="0040454C" w:rsidRDefault="0040454C">
      <w:pPr>
        <w:rPr>
          <w:rFonts w:ascii="Times New Roman" w:hAnsi="Times New Roman" w:cs="Times New Roman"/>
          <w:sz w:val="24"/>
          <w:szCs w:val="24"/>
        </w:rPr>
      </w:pPr>
      <w:r>
        <w:rPr>
          <w:rFonts w:ascii="Times New Roman" w:hAnsi="Times New Roman" w:cs="Times New Roman"/>
          <w:sz w:val="24"/>
          <w:szCs w:val="24"/>
        </w:rPr>
        <w:t xml:space="preserve">Figure </w:t>
      </w:r>
      <w:del w:id="750" w:author="mingjia hu" w:date="2023-03-03T10:53:00Z">
        <w:r w:rsidDel="00D04B8A">
          <w:rPr>
            <w:rFonts w:ascii="Times New Roman" w:hAnsi="Times New Roman" w:cs="Times New Roman"/>
            <w:sz w:val="24"/>
            <w:szCs w:val="24"/>
          </w:rPr>
          <w:delText>7</w:delText>
        </w:r>
      </w:del>
      <w:ins w:id="751" w:author="mingjia hu" w:date="2023-03-03T10:53:00Z">
        <w:r w:rsidR="00D04B8A">
          <w:rPr>
            <w:rFonts w:ascii="Times New Roman" w:hAnsi="Times New Roman" w:cs="Times New Roman"/>
            <w:sz w:val="24"/>
            <w:szCs w:val="24"/>
          </w:rPr>
          <w:t>8</w:t>
        </w:r>
      </w:ins>
    </w:p>
    <w:p w14:paraId="78A656B4" w14:textId="7BB212B4" w:rsidR="00862264" w:rsidRDefault="00862264">
      <w:pPr>
        <w:rPr>
          <w:rFonts w:ascii="Times New Roman" w:hAnsi="Times New Roman" w:cs="Times New Roman"/>
          <w:sz w:val="24"/>
          <w:szCs w:val="24"/>
        </w:rPr>
      </w:pPr>
      <w:del w:id="752" w:author="mingjia hu" w:date="2023-03-01T14:52:00Z">
        <w:r w:rsidRPr="00862264" w:rsidDel="0057582D">
          <w:rPr>
            <w:rFonts w:ascii="Times New Roman" w:hAnsi="Times New Roman" w:cs="Times New Roman"/>
            <w:noProof/>
            <w:sz w:val="24"/>
            <w:szCs w:val="24"/>
          </w:rPr>
          <w:drawing>
            <wp:inline distT="0" distB="0" distL="0" distR="0" wp14:anchorId="3A8750B8" wp14:editId="7E48CE88">
              <wp:extent cx="5835729" cy="30099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cstate="print">
                        <a:extLst>
                          <a:ext uri="{28A0092B-C50C-407E-A947-70E740481C1C}">
                            <a14:useLocalDpi xmlns:a14="http://schemas.microsoft.com/office/drawing/2010/main" val="0"/>
                          </a:ext>
                        </a:extLst>
                      </a:blip>
                      <a:srcRect l="17519" t="680" r="17860" b="-680"/>
                      <a:stretch/>
                    </pic:blipFill>
                    <pic:spPr bwMode="auto">
                      <a:xfrm>
                        <a:off x="0" y="0"/>
                        <a:ext cx="5850633" cy="3017587"/>
                      </a:xfrm>
                      <a:prstGeom prst="rect">
                        <a:avLst/>
                      </a:prstGeom>
                      <a:ln>
                        <a:noFill/>
                      </a:ln>
                      <a:extLst>
                        <a:ext uri="{53640926-AAD7-44D8-BBD7-CCE9431645EC}">
                          <a14:shadowObscured xmlns:a14="http://schemas.microsoft.com/office/drawing/2010/main"/>
                        </a:ext>
                      </a:extLst>
                    </pic:spPr>
                  </pic:pic>
                </a:graphicData>
              </a:graphic>
            </wp:inline>
          </w:drawing>
        </w:r>
      </w:del>
      <w:ins w:id="753" w:author="mingjia hu" w:date="2023-03-01T14:52:00Z">
        <w:r w:rsidR="0057582D" w:rsidRPr="0057582D">
          <w:rPr>
            <w:rFonts w:ascii="Times New Roman" w:hAnsi="Times New Roman" w:cs="Times New Roman"/>
            <w:noProof/>
            <w:sz w:val="24"/>
            <w:szCs w:val="24"/>
          </w:rPr>
          <w:drawing>
            <wp:inline distT="0" distB="0" distL="0" distR="0" wp14:anchorId="41E35FDC" wp14:editId="631FEEDA">
              <wp:extent cx="5820325" cy="2952750"/>
              <wp:effectExtent l="0" t="0" r="9525" b="0"/>
              <wp:docPr id="1" name="Picture 1" descr="C:\Users\super\Desktop\lab\dot pattern variability\modeling analysis\v1\prototype models\modeling figure\categorization proportions_M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prototype models\modeling figure\categorization proportions_MDS.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094" r="17201"/>
                      <a:stretch/>
                    </pic:blipFill>
                    <pic:spPr bwMode="auto">
                      <a:xfrm>
                        <a:off x="0" y="0"/>
                        <a:ext cx="5826554" cy="2955910"/>
                      </a:xfrm>
                      <a:prstGeom prst="rect">
                        <a:avLst/>
                      </a:prstGeom>
                      <a:noFill/>
                      <a:ln>
                        <a:noFill/>
                      </a:ln>
                      <a:extLst>
                        <a:ext uri="{53640926-AAD7-44D8-BBD7-CCE9431645EC}">
                          <a14:shadowObscured xmlns:a14="http://schemas.microsoft.com/office/drawing/2010/main"/>
                        </a:ext>
                      </a:extLst>
                    </pic:spPr>
                  </pic:pic>
                </a:graphicData>
              </a:graphic>
            </wp:inline>
          </w:drawing>
        </w:r>
      </w:ins>
    </w:p>
    <w:p w14:paraId="20594130" w14:textId="038BB579" w:rsidR="00BD3BEC" w:rsidRDefault="0040454C">
      <w:pPr>
        <w:rPr>
          <w:rFonts w:ascii="Times New Roman" w:hAnsi="Times New Roman" w:cs="Times New Roman"/>
          <w:sz w:val="24"/>
          <w:szCs w:val="24"/>
        </w:rPr>
      </w:pPr>
      <w:r>
        <w:rPr>
          <w:rFonts w:ascii="Times New Roman" w:hAnsi="Times New Roman" w:cs="Times New Roman"/>
          <w:sz w:val="24"/>
          <w:szCs w:val="24"/>
        </w:rPr>
        <w:t xml:space="preserve">Figure </w:t>
      </w:r>
      <w:del w:id="754" w:author="mingjia hu" w:date="2023-03-03T10:53:00Z">
        <w:r w:rsidDel="00D04B8A">
          <w:rPr>
            <w:rFonts w:ascii="Times New Roman" w:hAnsi="Times New Roman" w:cs="Times New Roman"/>
            <w:sz w:val="24"/>
            <w:szCs w:val="24"/>
          </w:rPr>
          <w:delText>8</w:delText>
        </w:r>
      </w:del>
      <w:ins w:id="755" w:author="mingjia hu" w:date="2023-03-03T10:53:00Z">
        <w:r w:rsidR="00D04B8A">
          <w:rPr>
            <w:rFonts w:ascii="Times New Roman" w:hAnsi="Times New Roman" w:cs="Times New Roman"/>
            <w:sz w:val="24"/>
            <w:szCs w:val="24"/>
          </w:rPr>
          <w:t>9</w:t>
        </w:r>
      </w:ins>
    </w:p>
    <w:p w14:paraId="1B26836A" w14:textId="77777777" w:rsidR="00BD3BEC" w:rsidRPr="00973B0A" w:rsidRDefault="00BD3BEC" w:rsidP="001F22BF">
      <w:pPr>
        <w:rPr>
          <w:rFonts w:ascii="Times New Roman" w:hAnsi="Times New Roman" w:cs="Times New Roman"/>
          <w:sz w:val="24"/>
          <w:szCs w:val="24"/>
        </w:rPr>
      </w:pPr>
    </w:p>
    <w:sectPr w:rsidR="00BD3BEC" w:rsidRPr="00973B0A">
      <w:head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mingjia hu" w:date="2023-02-27T13:07:00Z" w:initials="mh">
    <w:p w14:paraId="57197111" w14:textId="77777777" w:rsidR="00853663" w:rsidRDefault="00853663">
      <w:pPr>
        <w:pStyle w:val="CommentText"/>
      </w:pPr>
      <w:r>
        <w:rPr>
          <w:rStyle w:val="CommentReference"/>
        </w:rPr>
        <w:annotationRef/>
      </w:r>
      <w:r>
        <w:t>That’s due to a coding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19711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5BD3EC" w14:textId="77777777" w:rsidR="00571E77" w:rsidRDefault="00571E77" w:rsidP="00753D10">
      <w:pPr>
        <w:spacing w:after="0" w:line="240" w:lineRule="auto"/>
      </w:pPr>
      <w:r>
        <w:separator/>
      </w:r>
    </w:p>
  </w:endnote>
  <w:endnote w:type="continuationSeparator" w:id="0">
    <w:p w14:paraId="612CC78D" w14:textId="77777777" w:rsidR="00571E77" w:rsidRDefault="00571E77" w:rsidP="0075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D190F9" w14:textId="77777777" w:rsidR="00571E77" w:rsidRDefault="00571E77" w:rsidP="00753D10">
      <w:pPr>
        <w:spacing w:after="0" w:line="240" w:lineRule="auto"/>
      </w:pPr>
      <w:r>
        <w:separator/>
      </w:r>
    </w:p>
  </w:footnote>
  <w:footnote w:type="continuationSeparator" w:id="0">
    <w:p w14:paraId="77E273D4" w14:textId="77777777" w:rsidR="00571E77" w:rsidRDefault="00571E77" w:rsidP="00753D10">
      <w:pPr>
        <w:spacing w:after="0" w:line="240" w:lineRule="auto"/>
      </w:pPr>
      <w:r>
        <w:continuationSeparator/>
      </w:r>
    </w:p>
  </w:footnote>
  <w:footnote w:id="1">
    <w:p w14:paraId="07C35030" w14:textId="77777777" w:rsidR="00853663" w:rsidRDefault="00853663" w:rsidP="0040454C">
      <w:pPr>
        <w:pStyle w:val="NormalWeb"/>
        <w:spacing w:line="480" w:lineRule="auto"/>
        <w:jc w:val="both"/>
        <w:rPr>
          <w:color w:val="000000"/>
        </w:rPr>
      </w:pPr>
      <w:r>
        <w:rPr>
          <w:rStyle w:val="FootnoteReference"/>
        </w:rPr>
        <w:footnoteRef/>
      </w:r>
      <w:r>
        <w:t xml:space="preserve"> </w:t>
      </w:r>
      <w:r>
        <w:rPr>
          <w:color w:val="000000"/>
        </w:rPr>
        <w:t xml:space="preserve">We set the number of nodes of the penultimate layer to be 18 so that the modeling results based on the activation vectors can be directly compared with those based on the dot coordinates. </w:t>
      </w:r>
    </w:p>
    <w:p w14:paraId="6AE7FEE0" w14:textId="77777777" w:rsidR="00853663" w:rsidRDefault="00853663">
      <w:pPr>
        <w:pStyle w:val="FootnoteText"/>
      </w:pPr>
    </w:p>
  </w:footnote>
  <w:footnote w:id="2">
    <w:p w14:paraId="4E2102F1" w14:textId="28ACC2EF" w:rsidR="00853663" w:rsidRDefault="00853663">
      <w:pPr>
        <w:pStyle w:val="FootnoteText"/>
      </w:pPr>
      <w:ins w:id="244" w:author="mingjia hu" w:date="2023-03-01T16:29:00Z">
        <w:r>
          <w:rPr>
            <w:rStyle w:val="FootnoteReference"/>
          </w:rPr>
          <w:footnoteRef/>
        </w:r>
        <w:r>
          <w:t xml:space="preserve"> </w:t>
        </w:r>
        <w:r>
          <w:rPr>
            <w:rFonts w:ascii="Times New Roman" w:hAnsi="Times New Roman" w:cs="Times New Roman"/>
            <w:color w:val="000000"/>
            <w:sz w:val="24"/>
            <w:szCs w:val="24"/>
          </w:rPr>
          <w:t>AIC  = -2ln(</w:t>
        </w:r>
        <w:r w:rsidRPr="001E52B0">
          <w:rPr>
            <w:rFonts w:ascii="Times New Roman" w:hAnsi="Times New Roman" w:cs="Times New Roman"/>
            <w:i/>
            <w:color w:val="000000"/>
            <w:sz w:val="24"/>
            <w:szCs w:val="24"/>
          </w:rPr>
          <w:t>L</w:t>
        </w:r>
        <w:r>
          <w:rPr>
            <w:rFonts w:ascii="Times New Roman" w:hAnsi="Times New Roman" w:cs="Times New Roman"/>
            <w:color w:val="000000"/>
            <w:sz w:val="24"/>
            <w:szCs w:val="24"/>
          </w:rPr>
          <w:t>) + 2</w:t>
        </w:r>
        <w:r w:rsidRPr="001E52B0">
          <w:rPr>
            <w:rFonts w:ascii="Times New Roman" w:hAnsi="Times New Roman" w:cs="Times New Roman"/>
            <w:i/>
            <w:color w:val="000000"/>
            <w:sz w:val="24"/>
            <w:szCs w:val="24"/>
          </w:rPr>
          <w:t>P</w:t>
        </w:r>
        <w:r w:rsidRPr="00EA6555">
          <w:rPr>
            <w:rFonts w:ascii="Times New Roman" w:hAnsi="Times New Roman" w:cs="Times New Roman"/>
            <w:color w:val="000000"/>
            <w:sz w:val="24"/>
            <w:szCs w:val="24"/>
            <w:rPrChange w:id="245" w:author="mingjia hu" w:date="2023-03-01T16:29:00Z">
              <w:rPr>
                <w:rFonts w:ascii="Times New Roman" w:hAnsi="Times New Roman" w:cs="Times New Roman"/>
                <w:i/>
                <w:color w:val="000000"/>
                <w:sz w:val="24"/>
                <w:szCs w:val="24"/>
              </w:rPr>
            </w:rPrChange>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where ln(L) is the maximum likelihood of the data, and P </w:t>
        </w:r>
      </w:ins>
      <w:ins w:id="246" w:author="mingjia hu" w:date="2023-03-01T16:30:00Z">
        <w:r>
          <w:rPr>
            <w:rFonts w:ascii="Times New Roman" w:hAnsi="Times New Roman" w:cs="Times New Roman"/>
            <w:color w:val="000000"/>
            <w:sz w:val="24"/>
            <w:szCs w:val="24"/>
          </w:rPr>
          <w:t>is</w:t>
        </w:r>
      </w:ins>
      <w:ins w:id="247" w:author="mingjia hu" w:date="2023-03-01T16:29:00Z">
        <w:r>
          <w:rPr>
            <w:rFonts w:ascii="Times New Roman" w:hAnsi="Times New Roman" w:cs="Times New Roman"/>
            <w:color w:val="000000"/>
            <w:sz w:val="24"/>
            <w:szCs w:val="24"/>
          </w:rPr>
          <w:t xml:space="preserve"> the number of free parameters in the model.</w:t>
        </w:r>
      </w:ins>
    </w:p>
  </w:footnote>
  <w:footnote w:id="3">
    <w:p w14:paraId="6F31FB90" w14:textId="53EBB18D" w:rsidR="00853663" w:rsidRDefault="00853663">
      <w:pPr>
        <w:pStyle w:val="FootnoteText"/>
      </w:pPr>
      <w:ins w:id="250" w:author="mingjia hu" w:date="2023-03-01T16:29:00Z">
        <w:r>
          <w:rPr>
            <w:rStyle w:val="FootnoteReference"/>
          </w:rPr>
          <w:footnoteRef/>
        </w:r>
        <w:r>
          <w:t xml:space="preserve"> </w:t>
        </w:r>
        <w:r>
          <w:rPr>
            <w:rFonts w:ascii="Times New Roman" w:hAnsi="Times New Roman" w:cs="Times New Roman"/>
            <w:color w:val="000000"/>
            <w:sz w:val="24"/>
            <w:szCs w:val="24"/>
          </w:rPr>
          <w:t>BIC  = -2ln(</w:t>
        </w:r>
        <w:r w:rsidRPr="001E52B0">
          <w:rPr>
            <w:rFonts w:ascii="Times New Roman" w:hAnsi="Times New Roman" w:cs="Times New Roman"/>
            <w:i/>
            <w:color w:val="000000"/>
            <w:sz w:val="24"/>
            <w:szCs w:val="24"/>
          </w:rPr>
          <w:t>L</w:t>
        </w:r>
        <w:r>
          <w:rPr>
            <w:rFonts w:ascii="Times New Roman" w:hAnsi="Times New Roman" w:cs="Times New Roman"/>
            <w:color w:val="000000"/>
            <w:sz w:val="24"/>
            <w:szCs w:val="24"/>
          </w:rPr>
          <w:t xml:space="preserve">) + </w:t>
        </w:r>
        <w:r w:rsidRPr="001E52B0">
          <w:rPr>
            <w:rFonts w:ascii="Times New Roman" w:hAnsi="Times New Roman" w:cs="Times New Roman"/>
            <w:i/>
            <w:color w:val="000000"/>
            <w:sz w:val="24"/>
            <w:szCs w:val="24"/>
          </w:rPr>
          <w:t>P</w:t>
        </w:r>
        <w:r>
          <w:rPr>
            <w:rFonts w:ascii="Times New Roman" w:hAnsi="Times New Roman" w:cs="Times New Roman"/>
            <w:color w:val="000000"/>
            <w:sz w:val="24"/>
            <w:szCs w:val="24"/>
          </w:rPr>
          <w:t>ln(</w:t>
        </w:r>
        <w:r w:rsidRPr="001E52B0">
          <w:rPr>
            <w:rFonts w:ascii="Times New Roman" w:hAnsi="Times New Roman" w:cs="Times New Roman"/>
            <w:i/>
            <w:color w:val="000000"/>
            <w:sz w:val="24"/>
            <w:szCs w:val="24"/>
          </w:rPr>
          <w:t>N</w:t>
        </w:r>
        <w:r>
          <w:rPr>
            <w:rFonts w:ascii="Times New Roman" w:hAnsi="Times New Roman" w:cs="Times New Roman"/>
            <w:color w:val="000000"/>
            <w:sz w:val="24"/>
            <w:szCs w:val="24"/>
          </w:rPr>
          <w:t xml:space="preserve">), where ln(L) is the maximum likelihood of the data, P </w:t>
        </w:r>
      </w:ins>
      <w:ins w:id="251" w:author="mingjia hu" w:date="2023-03-01T16:30:00Z">
        <w:r>
          <w:rPr>
            <w:rFonts w:ascii="Times New Roman" w:hAnsi="Times New Roman" w:cs="Times New Roman"/>
            <w:color w:val="000000"/>
            <w:sz w:val="24"/>
            <w:szCs w:val="24"/>
          </w:rPr>
          <w:t>is</w:t>
        </w:r>
      </w:ins>
      <w:ins w:id="252" w:author="mingjia hu" w:date="2023-03-01T16:29:00Z">
        <w:r>
          <w:rPr>
            <w:rFonts w:ascii="Times New Roman" w:hAnsi="Times New Roman" w:cs="Times New Roman"/>
            <w:color w:val="000000"/>
            <w:sz w:val="24"/>
            <w:szCs w:val="24"/>
          </w:rPr>
          <w:t xml:space="preserve"> the number of free parameters in the model</w:t>
        </w:r>
      </w:ins>
      <w:ins w:id="253" w:author="mingjia hu" w:date="2023-03-01T16:30:00Z">
        <w:r>
          <w:rPr>
            <w:rFonts w:ascii="Times New Roman" w:hAnsi="Times New Roman" w:cs="Times New Roman"/>
            <w:color w:val="000000"/>
            <w:sz w:val="24"/>
            <w:szCs w:val="24"/>
          </w:rPr>
          <w:t xml:space="preserve">, and N is the total number of observations in the data set. </w:t>
        </w:r>
      </w:ins>
    </w:p>
  </w:footnote>
  <w:footnote w:id="4">
    <w:p w14:paraId="790F070A" w14:textId="6741DBCB" w:rsidR="00853663" w:rsidRDefault="00853663">
      <w:pPr>
        <w:pStyle w:val="FootnoteText"/>
      </w:pPr>
      <w:ins w:id="278" w:author="mingjia hu" w:date="2023-03-02T09:12:00Z">
        <w:r>
          <w:rPr>
            <w:rStyle w:val="FootnoteReference"/>
          </w:rPr>
          <w:footnoteRef/>
        </w:r>
        <w:r>
          <w:t xml:space="preserve"> Metric-scaling </w:t>
        </w:r>
      </w:ins>
      <w:ins w:id="279" w:author="mingjia hu" w:date="2023-03-02T09:26:00Z">
        <w:r>
          <w:t>option</w:t>
        </w:r>
      </w:ins>
      <w:ins w:id="280" w:author="mingjia hu" w:date="2023-03-02T09:13:00Z">
        <w:r>
          <w:t xml:space="preserve"> is </w:t>
        </w:r>
      </w:ins>
      <w:ins w:id="281" w:author="mingjia hu" w:date="2023-03-02T09:22:00Z">
        <w:r>
          <w:t xml:space="preserve">applied </w:t>
        </w:r>
      </w:ins>
      <w:ins w:id="282" w:author="mingjia hu" w:date="2023-03-02T09:13:00Z">
        <w:r>
          <w:t xml:space="preserve">instead of non-metric scaling </w:t>
        </w:r>
      </w:ins>
      <w:ins w:id="283" w:author="mingjia hu" w:date="2023-03-02T09:15:00Z">
        <w:r>
          <w:t xml:space="preserve">as </w:t>
        </w:r>
      </w:ins>
      <w:ins w:id="284" w:author="mingjia hu" w:date="2023-03-02T09:22:00Z">
        <w:r>
          <w:t>the metric scaling preserves</w:t>
        </w:r>
      </w:ins>
      <w:ins w:id="285" w:author="mingjia hu" w:date="2023-03-02T09:23:00Z">
        <w:r>
          <w:t xml:space="preserve"> the numerical differences of the</w:t>
        </w:r>
      </w:ins>
      <w:ins w:id="286" w:author="mingjia hu" w:date="2023-03-02T09:22:00Z">
        <w:r>
          <w:t xml:space="preserve"> </w:t>
        </w:r>
      </w:ins>
      <w:ins w:id="287" w:author="mingjia hu" w:date="2023-03-02T09:15:00Z">
        <w:r>
          <w:t xml:space="preserve">Euclidean distances between deep-learning activation vectors in the MDS solution. </w:t>
        </w:r>
      </w:ins>
      <w:ins w:id="288" w:author="mingjia hu" w:date="2023-03-02T09:25:00Z">
        <w:r>
          <w:t xml:space="preserve">Regardless, the resulting MDS solution turns out to be virtually the same for both scaling </w:t>
        </w:r>
      </w:ins>
      <w:ins w:id="289" w:author="mingjia hu" w:date="2023-03-02T09:26:00Z">
        <w:r>
          <w:t>options.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42885"/>
      <w:docPartObj>
        <w:docPartGallery w:val="Page Numbers (Top of Page)"/>
        <w:docPartUnique/>
      </w:docPartObj>
    </w:sdtPr>
    <w:sdtEndPr>
      <w:rPr>
        <w:noProof/>
      </w:rPr>
    </w:sdtEndPr>
    <w:sdtContent>
      <w:p w14:paraId="6D78B24B" w14:textId="069961A0" w:rsidR="00853663" w:rsidRDefault="00853663">
        <w:pPr>
          <w:pStyle w:val="Header"/>
          <w:jc w:val="right"/>
        </w:pPr>
        <w:r>
          <w:fldChar w:fldCharType="begin"/>
        </w:r>
        <w:r>
          <w:instrText xml:space="preserve"> PAGE   \* MERGEFORMAT </w:instrText>
        </w:r>
        <w:r>
          <w:fldChar w:fldCharType="separate"/>
        </w:r>
        <w:r w:rsidR="005F03BE">
          <w:rPr>
            <w:noProof/>
          </w:rPr>
          <w:t>22</w:t>
        </w:r>
        <w:r>
          <w:rPr>
            <w:noProof/>
          </w:rPr>
          <w:fldChar w:fldCharType="end"/>
        </w:r>
      </w:p>
    </w:sdtContent>
  </w:sdt>
  <w:p w14:paraId="4A5CCB33" w14:textId="77777777" w:rsidR="00853663" w:rsidRDefault="00853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651948"/>
    <w:multiLevelType w:val="hybridMultilevel"/>
    <w:tmpl w:val="08200616"/>
    <w:lvl w:ilvl="0" w:tplc="CFD26A68">
      <w:start w:val="1"/>
      <w:numFmt w:val="bullet"/>
      <w:lvlText w:val="•"/>
      <w:lvlJc w:val="left"/>
      <w:pPr>
        <w:tabs>
          <w:tab w:val="num" w:pos="720"/>
        </w:tabs>
        <w:ind w:left="720" w:hanging="360"/>
      </w:pPr>
      <w:rPr>
        <w:rFonts w:ascii="Arial" w:hAnsi="Arial" w:hint="default"/>
      </w:rPr>
    </w:lvl>
    <w:lvl w:ilvl="1" w:tplc="A53A36AE" w:tentative="1">
      <w:start w:val="1"/>
      <w:numFmt w:val="bullet"/>
      <w:lvlText w:val="•"/>
      <w:lvlJc w:val="left"/>
      <w:pPr>
        <w:tabs>
          <w:tab w:val="num" w:pos="1440"/>
        </w:tabs>
        <w:ind w:left="1440" w:hanging="360"/>
      </w:pPr>
      <w:rPr>
        <w:rFonts w:ascii="Arial" w:hAnsi="Arial" w:hint="default"/>
      </w:rPr>
    </w:lvl>
    <w:lvl w:ilvl="2" w:tplc="3C66A7DC" w:tentative="1">
      <w:start w:val="1"/>
      <w:numFmt w:val="bullet"/>
      <w:lvlText w:val="•"/>
      <w:lvlJc w:val="left"/>
      <w:pPr>
        <w:tabs>
          <w:tab w:val="num" w:pos="2160"/>
        </w:tabs>
        <w:ind w:left="2160" w:hanging="360"/>
      </w:pPr>
      <w:rPr>
        <w:rFonts w:ascii="Arial" w:hAnsi="Arial" w:hint="default"/>
      </w:rPr>
    </w:lvl>
    <w:lvl w:ilvl="3" w:tplc="0FAED6FE" w:tentative="1">
      <w:start w:val="1"/>
      <w:numFmt w:val="bullet"/>
      <w:lvlText w:val="•"/>
      <w:lvlJc w:val="left"/>
      <w:pPr>
        <w:tabs>
          <w:tab w:val="num" w:pos="2880"/>
        </w:tabs>
        <w:ind w:left="2880" w:hanging="360"/>
      </w:pPr>
      <w:rPr>
        <w:rFonts w:ascii="Arial" w:hAnsi="Arial" w:hint="default"/>
      </w:rPr>
    </w:lvl>
    <w:lvl w:ilvl="4" w:tplc="86BE990C" w:tentative="1">
      <w:start w:val="1"/>
      <w:numFmt w:val="bullet"/>
      <w:lvlText w:val="•"/>
      <w:lvlJc w:val="left"/>
      <w:pPr>
        <w:tabs>
          <w:tab w:val="num" w:pos="3600"/>
        </w:tabs>
        <w:ind w:left="3600" w:hanging="360"/>
      </w:pPr>
      <w:rPr>
        <w:rFonts w:ascii="Arial" w:hAnsi="Arial" w:hint="default"/>
      </w:rPr>
    </w:lvl>
    <w:lvl w:ilvl="5" w:tplc="EA68366E" w:tentative="1">
      <w:start w:val="1"/>
      <w:numFmt w:val="bullet"/>
      <w:lvlText w:val="•"/>
      <w:lvlJc w:val="left"/>
      <w:pPr>
        <w:tabs>
          <w:tab w:val="num" w:pos="4320"/>
        </w:tabs>
        <w:ind w:left="4320" w:hanging="360"/>
      </w:pPr>
      <w:rPr>
        <w:rFonts w:ascii="Arial" w:hAnsi="Arial" w:hint="default"/>
      </w:rPr>
    </w:lvl>
    <w:lvl w:ilvl="6" w:tplc="9C4A62C6" w:tentative="1">
      <w:start w:val="1"/>
      <w:numFmt w:val="bullet"/>
      <w:lvlText w:val="•"/>
      <w:lvlJc w:val="left"/>
      <w:pPr>
        <w:tabs>
          <w:tab w:val="num" w:pos="5040"/>
        </w:tabs>
        <w:ind w:left="5040" w:hanging="360"/>
      </w:pPr>
      <w:rPr>
        <w:rFonts w:ascii="Arial" w:hAnsi="Arial" w:hint="default"/>
      </w:rPr>
    </w:lvl>
    <w:lvl w:ilvl="7" w:tplc="C4A8EF76" w:tentative="1">
      <w:start w:val="1"/>
      <w:numFmt w:val="bullet"/>
      <w:lvlText w:val="•"/>
      <w:lvlJc w:val="left"/>
      <w:pPr>
        <w:tabs>
          <w:tab w:val="num" w:pos="5760"/>
        </w:tabs>
        <w:ind w:left="5760" w:hanging="360"/>
      </w:pPr>
      <w:rPr>
        <w:rFonts w:ascii="Arial" w:hAnsi="Arial" w:hint="default"/>
      </w:rPr>
    </w:lvl>
    <w:lvl w:ilvl="8" w:tplc="400215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ADB5312"/>
    <w:multiLevelType w:val="hybridMultilevel"/>
    <w:tmpl w:val="4B6CE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E7744"/>
    <w:multiLevelType w:val="hybridMultilevel"/>
    <w:tmpl w:val="990281C0"/>
    <w:lvl w:ilvl="0" w:tplc="077EDDE0">
      <w:start w:val="1"/>
      <w:numFmt w:val="bullet"/>
      <w:lvlText w:val="•"/>
      <w:lvlJc w:val="left"/>
      <w:pPr>
        <w:tabs>
          <w:tab w:val="num" w:pos="720"/>
        </w:tabs>
        <w:ind w:left="720" w:hanging="360"/>
      </w:pPr>
      <w:rPr>
        <w:rFonts w:ascii="Arial" w:hAnsi="Arial" w:hint="default"/>
      </w:rPr>
    </w:lvl>
    <w:lvl w:ilvl="1" w:tplc="5AC6F1FC" w:tentative="1">
      <w:start w:val="1"/>
      <w:numFmt w:val="bullet"/>
      <w:lvlText w:val="•"/>
      <w:lvlJc w:val="left"/>
      <w:pPr>
        <w:tabs>
          <w:tab w:val="num" w:pos="1440"/>
        </w:tabs>
        <w:ind w:left="1440" w:hanging="360"/>
      </w:pPr>
      <w:rPr>
        <w:rFonts w:ascii="Arial" w:hAnsi="Arial" w:hint="default"/>
      </w:rPr>
    </w:lvl>
    <w:lvl w:ilvl="2" w:tplc="1920634A" w:tentative="1">
      <w:start w:val="1"/>
      <w:numFmt w:val="bullet"/>
      <w:lvlText w:val="•"/>
      <w:lvlJc w:val="left"/>
      <w:pPr>
        <w:tabs>
          <w:tab w:val="num" w:pos="2160"/>
        </w:tabs>
        <w:ind w:left="2160" w:hanging="360"/>
      </w:pPr>
      <w:rPr>
        <w:rFonts w:ascii="Arial" w:hAnsi="Arial" w:hint="default"/>
      </w:rPr>
    </w:lvl>
    <w:lvl w:ilvl="3" w:tplc="AA007012" w:tentative="1">
      <w:start w:val="1"/>
      <w:numFmt w:val="bullet"/>
      <w:lvlText w:val="•"/>
      <w:lvlJc w:val="left"/>
      <w:pPr>
        <w:tabs>
          <w:tab w:val="num" w:pos="2880"/>
        </w:tabs>
        <w:ind w:left="2880" w:hanging="360"/>
      </w:pPr>
      <w:rPr>
        <w:rFonts w:ascii="Arial" w:hAnsi="Arial" w:hint="default"/>
      </w:rPr>
    </w:lvl>
    <w:lvl w:ilvl="4" w:tplc="BE66DBCA" w:tentative="1">
      <w:start w:val="1"/>
      <w:numFmt w:val="bullet"/>
      <w:lvlText w:val="•"/>
      <w:lvlJc w:val="left"/>
      <w:pPr>
        <w:tabs>
          <w:tab w:val="num" w:pos="3600"/>
        </w:tabs>
        <w:ind w:left="3600" w:hanging="360"/>
      </w:pPr>
      <w:rPr>
        <w:rFonts w:ascii="Arial" w:hAnsi="Arial" w:hint="default"/>
      </w:rPr>
    </w:lvl>
    <w:lvl w:ilvl="5" w:tplc="6E7C24F8" w:tentative="1">
      <w:start w:val="1"/>
      <w:numFmt w:val="bullet"/>
      <w:lvlText w:val="•"/>
      <w:lvlJc w:val="left"/>
      <w:pPr>
        <w:tabs>
          <w:tab w:val="num" w:pos="4320"/>
        </w:tabs>
        <w:ind w:left="4320" w:hanging="360"/>
      </w:pPr>
      <w:rPr>
        <w:rFonts w:ascii="Arial" w:hAnsi="Arial" w:hint="default"/>
      </w:rPr>
    </w:lvl>
    <w:lvl w:ilvl="6" w:tplc="ADF2B48E" w:tentative="1">
      <w:start w:val="1"/>
      <w:numFmt w:val="bullet"/>
      <w:lvlText w:val="•"/>
      <w:lvlJc w:val="left"/>
      <w:pPr>
        <w:tabs>
          <w:tab w:val="num" w:pos="5040"/>
        </w:tabs>
        <w:ind w:left="5040" w:hanging="360"/>
      </w:pPr>
      <w:rPr>
        <w:rFonts w:ascii="Arial" w:hAnsi="Arial" w:hint="default"/>
      </w:rPr>
    </w:lvl>
    <w:lvl w:ilvl="7" w:tplc="53B48FC0" w:tentative="1">
      <w:start w:val="1"/>
      <w:numFmt w:val="bullet"/>
      <w:lvlText w:val="•"/>
      <w:lvlJc w:val="left"/>
      <w:pPr>
        <w:tabs>
          <w:tab w:val="num" w:pos="5760"/>
        </w:tabs>
        <w:ind w:left="5760" w:hanging="360"/>
      </w:pPr>
      <w:rPr>
        <w:rFonts w:ascii="Arial" w:hAnsi="Arial" w:hint="default"/>
      </w:rPr>
    </w:lvl>
    <w:lvl w:ilvl="8" w:tplc="63C60BE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85B1AD5"/>
    <w:multiLevelType w:val="hybridMultilevel"/>
    <w:tmpl w:val="93E06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613E6D"/>
    <w:multiLevelType w:val="hybridMultilevel"/>
    <w:tmpl w:val="F9DC005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ngjia hu">
    <w15:presenceInfo w15:providerId="Windows Live" w15:userId="ece810bc7abe6a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391"/>
    <w:rsid w:val="000003FD"/>
    <w:rsid w:val="00013A98"/>
    <w:rsid w:val="00022E8A"/>
    <w:rsid w:val="00023DF8"/>
    <w:rsid w:val="00025A2C"/>
    <w:rsid w:val="00027193"/>
    <w:rsid w:val="00030B2E"/>
    <w:rsid w:val="00032C12"/>
    <w:rsid w:val="000456D7"/>
    <w:rsid w:val="000505E2"/>
    <w:rsid w:val="000545BD"/>
    <w:rsid w:val="00064465"/>
    <w:rsid w:val="00081F7B"/>
    <w:rsid w:val="00097F6B"/>
    <w:rsid w:val="000B0DA6"/>
    <w:rsid w:val="000B6BDE"/>
    <w:rsid w:val="000D77BF"/>
    <w:rsid w:val="000F27D6"/>
    <w:rsid w:val="000F2A52"/>
    <w:rsid w:val="000F576C"/>
    <w:rsid w:val="00112E7C"/>
    <w:rsid w:val="00116CDE"/>
    <w:rsid w:val="00125189"/>
    <w:rsid w:val="00134238"/>
    <w:rsid w:val="001550D4"/>
    <w:rsid w:val="00156858"/>
    <w:rsid w:val="00157FE8"/>
    <w:rsid w:val="00160973"/>
    <w:rsid w:val="0016699F"/>
    <w:rsid w:val="001748FD"/>
    <w:rsid w:val="00180E21"/>
    <w:rsid w:val="0019430A"/>
    <w:rsid w:val="00196D14"/>
    <w:rsid w:val="001A40F5"/>
    <w:rsid w:val="001A43EB"/>
    <w:rsid w:val="001B0230"/>
    <w:rsid w:val="001B0E56"/>
    <w:rsid w:val="001B12D6"/>
    <w:rsid w:val="001F0CC3"/>
    <w:rsid w:val="001F22BF"/>
    <w:rsid w:val="001F4DAB"/>
    <w:rsid w:val="001F7437"/>
    <w:rsid w:val="002032EF"/>
    <w:rsid w:val="00224E23"/>
    <w:rsid w:val="00235BD3"/>
    <w:rsid w:val="00243561"/>
    <w:rsid w:val="00253992"/>
    <w:rsid w:val="00260558"/>
    <w:rsid w:val="00270E88"/>
    <w:rsid w:val="002C1274"/>
    <w:rsid w:val="002D6FE6"/>
    <w:rsid w:val="002F65DF"/>
    <w:rsid w:val="00307085"/>
    <w:rsid w:val="003179B6"/>
    <w:rsid w:val="00317E0A"/>
    <w:rsid w:val="00343405"/>
    <w:rsid w:val="00345388"/>
    <w:rsid w:val="003456E6"/>
    <w:rsid w:val="0035166C"/>
    <w:rsid w:val="0036315E"/>
    <w:rsid w:val="00373561"/>
    <w:rsid w:val="0038201E"/>
    <w:rsid w:val="00384C43"/>
    <w:rsid w:val="00394E88"/>
    <w:rsid w:val="003A622F"/>
    <w:rsid w:val="003B1F12"/>
    <w:rsid w:val="003B498D"/>
    <w:rsid w:val="003B523E"/>
    <w:rsid w:val="003D11CE"/>
    <w:rsid w:val="003E59B3"/>
    <w:rsid w:val="003F1DA4"/>
    <w:rsid w:val="003F537E"/>
    <w:rsid w:val="0040454C"/>
    <w:rsid w:val="004062DA"/>
    <w:rsid w:val="00412358"/>
    <w:rsid w:val="004452D5"/>
    <w:rsid w:val="004572E7"/>
    <w:rsid w:val="004618A7"/>
    <w:rsid w:val="0047001F"/>
    <w:rsid w:val="00490B6E"/>
    <w:rsid w:val="004A67C4"/>
    <w:rsid w:val="004B7961"/>
    <w:rsid w:val="004D5BB0"/>
    <w:rsid w:val="004D7F57"/>
    <w:rsid w:val="004E23BE"/>
    <w:rsid w:val="004E2BF9"/>
    <w:rsid w:val="004F3AB6"/>
    <w:rsid w:val="004F4B84"/>
    <w:rsid w:val="00522F99"/>
    <w:rsid w:val="005259FB"/>
    <w:rsid w:val="00530A43"/>
    <w:rsid w:val="005312BE"/>
    <w:rsid w:val="0053427C"/>
    <w:rsid w:val="00536CC3"/>
    <w:rsid w:val="00571E77"/>
    <w:rsid w:val="0057582D"/>
    <w:rsid w:val="0057721E"/>
    <w:rsid w:val="005A392A"/>
    <w:rsid w:val="005E7CE0"/>
    <w:rsid w:val="005F03BE"/>
    <w:rsid w:val="0060360B"/>
    <w:rsid w:val="006433D1"/>
    <w:rsid w:val="006474BE"/>
    <w:rsid w:val="006654AF"/>
    <w:rsid w:val="006747DC"/>
    <w:rsid w:val="0070750D"/>
    <w:rsid w:val="00713899"/>
    <w:rsid w:val="00745B9B"/>
    <w:rsid w:val="007473D0"/>
    <w:rsid w:val="00753D10"/>
    <w:rsid w:val="0075451E"/>
    <w:rsid w:val="00760F49"/>
    <w:rsid w:val="00762C1E"/>
    <w:rsid w:val="00784E9B"/>
    <w:rsid w:val="007851A1"/>
    <w:rsid w:val="00791FC3"/>
    <w:rsid w:val="007A382E"/>
    <w:rsid w:val="007A4085"/>
    <w:rsid w:val="007B16A6"/>
    <w:rsid w:val="007B58F2"/>
    <w:rsid w:val="007D5C3D"/>
    <w:rsid w:val="00812768"/>
    <w:rsid w:val="008233C5"/>
    <w:rsid w:val="00824A06"/>
    <w:rsid w:val="00850EBD"/>
    <w:rsid w:val="00853663"/>
    <w:rsid w:val="00856008"/>
    <w:rsid w:val="008614E3"/>
    <w:rsid w:val="00862264"/>
    <w:rsid w:val="008A375B"/>
    <w:rsid w:val="008B526C"/>
    <w:rsid w:val="008B719F"/>
    <w:rsid w:val="008B7857"/>
    <w:rsid w:val="008C7C7B"/>
    <w:rsid w:val="008E1238"/>
    <w:rsid w:val="008E5F09"/>
    <w:rsid w:val="008F1FED"/>
    <w:rsid w:val="008F2BE2"/>
    <w:rsid w:val="00900833"/>
    <w:rsid w:val="0091046B"/>
    <w:rsid w:val="0091549C"/>
    <w:rsid w:val="00922017"/>
    <w:rsid w:val="00971FFF"/>
    <w:rsid w:val="00973458"/>
    <w:rsid w:val="00973B0A"/>
    <w:rsid w:val="00973DFE"/>
    <w:rsid w:val="00974E4B"/>
    <w:rsid w:val="0098488B"/>
    <w:rsid w:val="009C3B27"/>
    <w:rsid w:val="009F7BE1"/>
    <w:rsid w:val="00A06AD8"/>
    <w:rsid w:val="00A115A7"/>
    <w:rsid w:val="00A1224E"/>
    <w:rsid w:val="00A26136"/>
    <w:rsid w:val="00A33701"/>
    <w:rsid w:val="00A34C00"/>
    <w:rsid w:val="00A456DC"/>
    <w:rsid w:val="00A576FC"/>
    <w:rsid w:val="00A63F41"/>
    <w:rsid w:val="00A72C5D"/>
    <w:rsid w:val="00A775F1"/>
    <w:rsid w:val="00A817C2"/>
    <w:rsid w:val="00A82E63"/>
    <w:rsid w:val="00A86BED"/>
    <w:rsid w:val="00AA056E"/>
    <w:rsid w:val="00AA5517"/>
    <w:rsid w:val="00AC5CC7"/>
    <w:rsid w:val="00AD2295"/>
    <w:rsid w:val="00AD4CF9"/>
    <w:rsid w:val="00AE6783"/>
    <w:rsid w:val="00B12D5A"/>
    <w:rsid w:val="00B206F0"/>
    <w:rsid w:val="00B31155"/>
    <w:rsid w:val="00B355C1"/>
    <w:rsid w:val="00B44DCF"/>
    <w:rsid w:val="00B7489D"/>
    <w:rsid w:val="00B84116"/>
    <w:rsid w:val="00B849A7"/>
    <w:rsid w:val="00B97BBB"/>
    <w:rsid w:val="00BC0952"/>
    <w:rsid w:val="00BD3BEC"/>
    <w:rsid w:val="00BF552F"/>
    <w:rsid w:val="00BF66FD"/>
    <w:rsid w:val="00C15A80"/>
    <w:rsid w:val="00C20815"/>
    <w:rsid w:val="00C20C11"/>
    <w:rsid w:val="00C27766"/>
    <w:rsid w:val="00C414AC"/>
    <w:rsid w:val="00C41F1E"/>
    <w:rsid w:val="00C61907"/>
    <w:rsid w:val="00C66A7A"/>
    <w:rsid w:val="00C7199D"/>
    <w:rsid w:val="00C97387"/>
    <w:rsid w:val="00CA5106"/>
    <w:rsid w:val="00CB1BC8"/>
    <w:rsid w:val="00CC08C0"/>
    <w:rsid w:val="00CC5AED"/>
    <w:rsid w:val="00CC5F5B"/>
    <w:rsid w:val="00CD181D"/>
    <w:rsid w:val="00CD18EB"/>
    <w:rsid w:val="00CD2B59"/>
    <w:rsid w:val="00CD3263"/>
    <w:rsid w:val="00CE26C6"/>
    <w:rsid w:val="00D04B8A"/>
    <w:rsid w:val="00D14F65"/>
    <w:rsid w:val="00D27F2D"/>
    <w:rsid w:val="00D4214F"/>
    <w:rsid w:val="00D51D99"/>
    <w:rsid w:val="00D62343"/>
    <w:rsid w:val="00D630AF"/>
    <w:rsid w:val="00D63136"/>
    <w:rsid w:val="00D67E0C"/>
    <w:rsid w:val="00D701B6"/>
    <w:rsid w:val="00D923D5"/>
    <w:rsid w:val="00D96982"/>
    <w:rsid w:val="00DC25A7"/>
    <w:rsid w:val="00DC3454"/>
    <w:rsid w:val="00DD4B90"/>
    <w:rsid w:val="00E0282B"/>
    <w:rsid w:val="00E10040"/>
    <w:rsid w:val="00E23FEF"/>
    <w:rsid w:val="00E373BB"/>
    <w:rsid w:val="00E44D3D"/>
    <w:rsid w:val="00E507D9"/>
    <w:rsid w:val="00E64AA1"/>
    <w:rsid w:val="00E6778A"/>
    <w:rsid w:val="00E96E57"/>
    <w:rsid w:val="00E97853"/>
    <w:rsid w:val="00EA6555"/>
    <w:rsid w:val="00ED02FE"/>
    <w:rsid w:val="00EE5202"/>
    <w:rsid w:val="00EF5B18"/>
    <w:rsid w:val="00EF7C7B"/>
    <w:rsid w:val="00F067A4"/>
    <w:rsid w:val="00F11AC6"/>
    <w:rsid w:val="00F21506"/>
    <w:rsid w:val="00F21E55"/>
    <w:rsid w:val="00F22063"/>
    <w:rsid w:val="00F37945"/>
    <w:rsid w:val="00F43BB8"/>
    <w:rsid w:val="00F459AD"/>
    <w:rsid w:val="00F47E11"/>
    <w:rsid w:val="00F6513E"/>
    <w:rsid w:val="00F66391"/>
    <w:rsid w:val="00F67F20"/>
    <w:rsid w:val="00F8178F"/>
    <w:rsid w:val="00F87372"/>
    <w:rsid w:val="00F93E04"/>
    <w:rsid w:val="00F94876"/>
    <w:rsid w:val="00FB6299"/>
    <w:rsid w:val="00FC550C"/>
    <w:rsid w:val="00FE7CDE"/>
    <w:rsid w:val="00FF2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25F03"/>
  <w15:chartTrackingRefBased/>
  <w15:docId w15:val="{9F484646-1C54-44E3-91C9-AED81760C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67E0C"/>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86BED"/>
    <w:rPr>
      <w:color w:val="808080"/>
    </w:rPr>
  </w:style>
  <w:style w:type="character" w:styleId="Hyperlink">
    <w:name w:val="Hyperlink"/>
    <w:basedOn w:val="DefaultParagraphFont"/>
    <w:uiPriority w:val="99"/>
    <w:semiHidden/>
    <w:unhideWhenUsed/>
    <w:rsid w:val="00B97BBB"/>
    <w:rPr>
      <w:color w:val="0000FF"/>
      <w:u w:val="single"/>
    </w:rPr>
  </w:style>
  <w:style w:type="table" w:styleId="TableGrid">
    <w:name w:val="Table Grid"/>
    <w:basedOn w:val="TableNormal"/>
    <w:uiPriority w:val="39"/>
    <w:rsid w:val="00BC0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C095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C0952"/>
    <w:pPr>
      <w:ind w:left="720"/>
      <w:contextualSpacing/>
    </w:pPr>
  </w:style>
  <w:style w:type="character" w:customStyle="1" w:styleId="mark6ma2cuay8">
    <w:name w:val="mark6ma2cuay8"/>
    <w:basedOn w:val="DefaultParagraphFont"/>
    <w:rsid w:val="00D923D5"/>
  </w:style>
  <w:style w:type="paragraph" w:styleId="EndnoteText">
    <w:name w:val="endnote text"/>
    <w:basedOn w:val="Normal"/>
    <w:link w:val="EndnoteTextChar"/>
    <w:uiPriority w:val="99"/>
    <w:semiHidden/>
    <w:unhideWhenUsed/>
    <w:rsid w:val="00753D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3D10"/>
    <w:rPr>
      <w:sz w:val="20"/>
      <w:szCs w:val="20"/>
    </w:rPr>
  </w:style>
  <w:style w:type="character" w:styleId="EndnoteReference">
    <w:name w:val="endnote reference"/>
    <w:basedOn w:val="DefaultParagraphFont"/>
    <w:uiPriority w:val="99"/>
    <w:semiHidden/>
    <w:unhideWhenUsed/>
    <w:rsid w:val="00753D10"/>
    <w:rPr>
      <w:vertAlign w:val="superscript"/>
    </w:rPr>
  </w:style>
  <w:style w:type="paragraph" w:styleId="Header">
    <w:name w:val="header"/>
    <w:basedOn w:val="Normal"/>
    <w:link w:val="HeaderChar"/>
    <w:uiPriority w:val="99"/>
    <w:unhideWhenUsed/>
    <w:rsid w:val="0075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10"/>
  </w:style>
  <w:style w:type="paragraph" w:styleId="Footer">
    <w:name w:val="footer"/>
    <w:basedOn w:val="Normal"/>
    <w:link w:val="FooterChar"/>
    <w:uiPriority w:val="99"/>
    <w:unhideWhenUsed/>
    <w:rsid w:val="0075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10"/>
  </w:style>
  <w:style w:type="paragraph" w:styleId="FootnoteText">
    <w:name w:val="footnote text"/>
    <w:basedOn w:val="Normal"/>
    <w:link w:val="FootnoteTextChar"/>
    <w:uiPriority w:val="99"/>
    <w:semiHidden/>
    <w:unhideWhenUsed/>
    <w:rsid w:val="00753D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3D10"/>
    <w:rPr>
      <w:sz w:val="20"/>
      <w:szCs w:val="20"/>
    </w:rPr>
  </w:style>
  <w:style w:type="character" w:styleId="FootnoteReference">
    <w:name w:val="footnote reference"/>
    <w:basedOn w:val="DefaultParagraphFont"/>
    <w:uiPriority w:val="99"/>
    <w:semiHidden/>
    <w:unhideWhenUsed/>
    <w:rsid w:val="00753D10"/>
    <w:rPr>
      <w:vertAlign w:val="superscript"/>
    </w:rPr>
  </w:style>
  <w:style w:type="character" w:styleId="CommentReference">
    <w:name w:val="annotation reference"/>
    <w:basedOn w:val="DefaultParagraphFont"/>
    <w:uiPriority w:val="99"/>
    <w:semiHidden/>
    <w:unhideWhenUsed/>
    <w:rsid w:val="00D63136"/>
    <w:rPr>
      <w:sz w:val="16"/>
      <w:szCs w:val="16"/>
    </w:rPr>
  </w:style>
  <w:style w:type="paragraph" w:styleId="CommentText">
    <w:name w:val="annotation text"/>
    <w:basedOn w:val="Normal"/>
    <w:link w:val="CommentTextChar"/>
    <w:uiPriority w:val="99"/>
    <w:semiHidden/>
    <w:unhideWhenUsed/>
    <w:rsid w:val="00D63136"/>
    <w:pPr>
      <w:spacing w:line="240" w:lineRule="auto"/>
    </w:pPr>
    <w:rPr>
      <w:sz w:val="20"/>
      <w:szCs w:val="20"/>
    </w:rPr>
  </w:style>
  <w:style w:type="character" w:customStyle="1" w:styleId="CommentTextChar">
    <w:name w:val="Comment Text Char"/>
    <w:basedOn w:val="DefaultParagraphFont"/>
    <w:link w:val="CommentText"/>
    <w:uiPriority w:val="99"/>
    <w:semiHidden/>
    <w:rsid w:val="00D63136"/>
    <w:rPr>
      <w:sz w:val="20"/>
      <w:szCs w:val="20"/>
    </w:rPr>
  </w:style>
  <w:style w:type="paragraph" w:styleId="CommentSubject">
    <w:name w:val="annotation subject"/>
    <w:basedOn w:val="CommentText"/>
    <w:next w:val="CommentText"/>
    <w:link w:val="CommentSubjectChar"/>
    <w:uiPriority w:val="99"/>
    <w:semiHidden/>
    <w:unhideWhenUsed/>
    <w:rsid w:val="00D63136"/>
    <w:rPr>
      <w:b/>
      <w:bCs/>
    </w:rPr>
  </w:style>
  <w:style w:type="character" w:customStyle="1" w:styleId="CommentSubjectChar">
    <w:name w:val="Comment Subject Char"/>
    <w:basedOn w:val="CommentTextChar"/>
    <w:link w:val="CommentSubject"/>
    <w:uiPriority w:val="99"/>
    <w:semiHidden/>
    <w:rsid w:val="00D63136"/>
    <w:rPr>
      <w:b/>
      <w:bCs/>
      <w:sz w:val="20"/>
      <w:szCs w:val="20"/>
    </w:rPr>
  </w:style>
  <w:style w:type="paragraph" w:styleId="BalloonText">
    <w:name w:val="Balloon Text"/>
    <w:basedOn w:val="Normal"/>
    <w:link w:val="BalloonTextChar"/>
    <w:uiPriority w:val="99"/>
    <w:semiHidden/>
    <w:unhideWhenUsed/>
    <w:rsid w:val="00D631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31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127782">
      <w:bodyDiv w:val="1"/>
      <w:marLeft w:val="0"/>
      <w:marRight w:val="0"/>
      <w:marTop w:val="0"/>
      <w:marBottom w:val="0"/>
      <w:divBdr>
        <w:top w:val="none" w:sz="0" w:space="0" w:color="auto"/>
        <w:left w:val="none" w:sz="0" w:space="0" w:color="auto"/>
        <w:bottom w:val="none" w:sz="0" w:space="0" w:color="auto"/>
        <w:right w:val="none" w:sz="0" w:space="0" w:color="auto"/>
      </w:divBdr>
      <w:divsChild>
        <w:div w:id="418067605">
          <w:marLeft w:val="547"/>
          <w:marRight w:val="0"/>
          <w:marTop w:val="0"/>
          <w:marBottom w:val="0"/>
          <w:divBdr>
            <w:top w:val="none" w:sz="0" w:space="0" w:color="auto"/>
            <w:left w:val="none" w:sz="0" w:space="0" w:color="auto"/>
            <w:bottom w:val="none" w:sz="0" w:space="0" w:color="auto"/>
            <w:right w:val="none" w:sz="0" w:space="0" w:color="auto"/>
          </w:divBdr>
        </w:div>
      </w:divsChild>
    </w:div>
    <w:div w:id="1396127538">
      <w:bodyDiv w:val="1"/>
      <w:marLeft w:val="0"/>
      <w:marRight w:val="0"/>
      <w:marTop w:val="0"/>
      <w:marBottom w:val="0"/>
      <w:divBdr>
        <w:top w:val="none" w:sz="0" w:space="0" w:color="auto"/>
        <w:left w:val="none" w:sz="0" w:space="0" w:color="auto"/>
        <w:bottom w:val="none" w:sz="0" w:space="0" w:color="auto"/>
        <w:right w:val="none" w:sz="0" w:space="0" w:color="auto"/>
      </w:divBdr>
    </w:div>
    <w:div w:id="1503006913">
      <w:bodyDiv w:val="1"/>
      <w:marLeft w:val="0"/>
      <w:marRight w:val="0"/>
      <w:marTop w:val="0"/>
      <w:marBottom w:val="0"/>
      <w:divBdr>
        <w:top w:val="none" w:sz="0" w:space="0" w:color="auto"/>
        <w:left w:val="none" w:sz="0" w:space="0" w:color="auto"/>
        <w:bottom w:val="none" w:sz="0" w:space="0" w:color="auto"/>
        <w:right w:val="none" w:sz="0" w:space="0" w:color="auto"/>
      </w:divBdr>
      <w:divsChild>
        <w:div w:id="1477255643">
          <w:marLeft w:val="0"/>
          <w:marRight w:val="0"/>
          <w:marTop w:val="0"/>
          <w:marBottom w:val="0"/>
          <w:divBdr>
            <w:top w:val="none" w:sz="0" w:space="0" w:color="auto"/>
            <w:left w:val="none" w:sz="0" w:space="0" w:color="auto"/>
            <w:bottom w:val="none" w:sz="0" w:space="0" w:color="auto"/>
            <w:right w:val="none" w:sz="0" w:space="0" w:color="auto"/>
          </w:divBdr>
        </w:div>
        <w:div w:id="1778452497">
          <w:marLeft w:val="0"/>
          <w:marRight w:val="0"/>
          <w:marTop w:val="0"/>
          <w:marBottom w:val="0"/>
          <w:divBdr>
            <w:top w:val="none" w:sz="0" w:space="0" w:color="auto"/>
            <w:left w:val="none" w:sz="0" w:space="0" w:color="auto"/>
            <w:bottom w:val="none" w:sz="0" w:space="0" w:color="auto"/>
            <w:right w:val="none" w:sz="0" w:space="0" w:color="auto"/>
          </w:divBdr>
        </w:div>
        <w:div w:id="61492726">
          <w:marLeft w:val="0"/>
          <w:marRight w:val="0"/>
          <w:marTop w:val="0"/>
          <w:marBottom w:val="0"/>
          <w:divBdr>
            <w:top w:val="none" w:sz="0" w:space="0" w:color="auto"/>
            <w:left w:val="none" w:sz="0" w:space="0" w:color="auto"/>
            <w:bottom w:val="none" w:sz="0" w:space="0" w:color="auto"/>
            <w:right w:val="none" w:sz="0" w:space="0" w:color="auto"/>
          </w:divBdr>
        </w:div>
        <w:div w:id="2078091079">
          <w:marLeft w:val="0"/>
          <w:marRight w:val="0"/>
          <w:marTop w:val="0"/>
          <w:marBottom w:val="0"/>
          <w:divBdr>
            <w:top w:val="none" w:sz="0" w:space="0" w:color="auto"/>
            <w:left w:val="none" w:sz="0" w:space="0" w:color="auto"/>
            <w:bottom w:val="none" w:sz="0" w:space="0" w:color="auto"/>
            <w:right w:val="none" w:sz="0" w:space="0" w:color="auto"/>
          </w:divBdr>
        </w:div>
        <w:div w:id="1434399203">
          <w:marLeft w:val="0"/>
          <w:marRight w:val="0"/>
          <w:marTop w:val="0"/>
          <w:marBottom w:val="0"/>
          <w:divBdr>
            <w:top w:val="none" w:sz="0" w:space="0" w:color="auto"/>
            <w:left w:val="none" w:sz="0" w:space="0" w:color="auto"/>
            <w:bottom w:val="none" w:sz="0" w:space="0" w:color="auto"/>
            <w:right w:val="none" w:sz="0" w:space="0" w:color="auto"/>
          </w:divBdr>
        </w:div>
        <w:div w:id="1670214995">
          <w:marLeft w:val="0"/>
          <w:marRight w:val="0"/>
          <w:marTop w:val="0"/>
          <w:marBottom w:val="0"/>
          <w:divBdr>
            <w:top w:val="none" w:sz="0" w:space="0" w:color="auto"/>
            <w:left w:val="none" w:sz="0" w:space="0" w:color="auto"/>
            <w:bottom w:val="none" w:sz="0" w:space="0" w:color="auto"/>
            <w:right w:val="none" w:sz="0" w:space="0" w:color="auto"/>
          </w:divBdr>
        </w:div>
        <w:div w:id="237175991">
          <w:marLeft w:val="0"/>
          <w:marRight w:val="0"/>
          <w:marTop w:val="0"/>
          <w:marBottom w:val="0"/>
          <w:divBdr>
            <w:top w:val="none" w:sz="0" w:space="0" w:color="auto"/>
            <w:left w:val="none" w:sz="0" w:space="0" w:color="auto"/>
            <w:bottom w:val="none" w:sz="0" w:space="0" w:color="auto"/>
            <w:right w:val="none" w:sz="0" w:space="0" w:color="auto"/>
          </w:divBdr>
        </w:div>
        <w:div w:id="1623917977">
          <w:marLeft w:val="0"/>
          <w:marRight w:val="0"/>
          <w:marTop w:val="0"/>
          <w:marBottom w:val="0"/>
          <w:divBdr>
            <w:top w:val="none" w:sz="0" w:space="0" w:color="auto"/>
            <w:left w:val="none" w:sz="0" w:space="0" w:color="auto"/>
            <w:bottom w:val="none" w:sz="0" w:space="0" w:color="auto"/>
            <w:right w:val="none" w:sz="0" w:space="0" w:color="auto"/>
          </w:divBdr>
        </w:div>
        <w:div w:id="1368674987">
          <w:marLeft w:val="0"/>
          <w:marRight w:val="0"/>
          <w:marTop w:val="0"/>
          <w:marBottom w:val="0"/>
          <w:divBdr>
            <w:top w:val="none" w:sz="0" w:space="0" w:color="auto"/>
            <w:left w:val="none" w:sz="0" w:space="0" w:color="auto"/>
            <w:bottom w:val="none" w:sz="0" w:space="0" w:color="auto"/>
            <w:right w:val="none" w:sz="0" w:space="0" w:color="auto"/>
          </w:divBdr>
        </w:div>
        <w:div w:id="210390684">
          <w:marLeft w:val="0"/>
          <w:marRight w:val="0"/>
          <w:marTop w:val="0"/>
          <w:marBottom w:val="0"/>
          <w:divBdr>
            <w:top w:val="none" w:sz="0" w:space="0" w:color="auto"/>
            <w:left w:val="none" w:sz="0" w:space="0" w:color="auto"/>
            <w:bottom w:val="none" w:sz="0" w:space="0" w:color="auto"/>
            <w:right w:val="none" w:sz="0" w:space="0" w:color="auto"/>
          </w:divBdr>
        </w:div>
        <w:div w:id="1465613503">
          <w:marLeft w:val="0"/>
          <w:marRight w:val="0"/>
          <w:marTop w:val="0"/>
          <w:marBottom w:val="0"/>
          <w:divBdr>
            <w:top w:val="none" w:sz="0" w:space="0" w:color="auto"/>
            <w:left w:val="none" w:sz="0" w:space="0" w:color="auto"/>
            <w:bottom w:val="none" w:sz="0" w:space="0" w:color="auto"/>
            <w:right w:val="none" w:sz="0" w:space="0" w:color="auto"/>
          </w:divBdr>
        </w:div>
      </w:divsChild>
    </w:div>
    <w:div w:id="1582563781">
      <w:bodyDiv w:val="1"/>
      <w:marLeft w:val="0"/>
      <w:marRight w:val="0"/>
      <w:marTop w:val="0"/>
      <w:marBottom w:val="0"/>
      <w:divBdr>
        <w:top w:val="none" w:sz="0" w:space="0" w:color="auto"/>
        <w:left w:val="none" w:sz="0" w:space="0" w:color="auto"/>
        <w:bottom w:val="none" w:sz="0" w:space="0" w:color="auto"/>
        <w:right w:val="none" w:sz="0" w:space="0" w:color="auto"/>
      </w:divBdr>
      <w:divsChild>
        <w:div w:id="194218034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E2689-A645-4150-9FB4-CE3ECD69E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12635</TotalTime>
  <Pages>24</Pages>
  <Words>4686</Words>
  <Characters>26711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31335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mingjia hu</dc:creator>
  <cp:keywords/>
  <dc:description/>
  <cp:lastModifiedBy>mingjia hu</cp:lastModifiedBy>
  <cp:revision>63</cp:revision>
  <dcterms:created xsi:type="dcterms:W3CDTF">2023-01-23T19:21:00Z</dcterms:created>
  <dcterms:modified xsi:type="dcterms:W3CDTF">2023-03-03T23:02:00Z</dcterms:modified>
</cp:coreProperties>
</file>